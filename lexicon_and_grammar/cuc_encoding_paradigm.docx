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30F19" w14:textId="10B2D0A2" w:rsidR="000C0E28" w:rsidRPr="000C0E28" w:rsidRDefault="000C0E28" w:rsidP="000C0E28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0C0E28">
        <w:rPr>
          <w:rFonts w:asciiTheme="majorBidi" w:hAnsiTheme="majorBidi" w:cstheme="majorBidi"/>
          <w:b/>
          <w:bCs/>
          <w:sz w:val="28"/>
          <w:szCs w:val="28"/>
        </w:rPr>
        <w:t>The CUC encoding paradigm</w:t>
      </w:r>
      <w:r w:rsidRPr="000C0E28">
        <w:rPr>
          <w:rFonts w:asciiTheme="majorBidi" w:hAnsiTheme="majorBidi" w:cstheme="majorBidi"/>
          <w:b/>
          <w:bCs/>
          <w:sz w:val="28"/>
          <w:szCs w:val="28"/>
        </w:rPr>
        <w:br/>
      </w:r>
      <w:r w:rsidRPr="000C0E28">
        <w:rPr>
          <w:rFonts w:asciiTheme="majorBidi" w:hAnsiTheme="majorBidi" w:cstheme="majorBidi"/>
          <w:b/>
          <w:bCs/>
          <w:sz w:val="28"/>
          <w:szCs w:val="28"/>
        </w:rPr>
        <w:br/>
        <w:t>General</w:t>
      </w:r>
      <w:r w:rsidRPr="000C0E28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70270CF8" w14:textId="02029793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Always check a word in DULAT for the lexeme. Are there homographs? DULAT adds roman numerals in parentheses to a lexeme for disambiguation. For now, we use this convention as well. Check also the part of speech.</w:t>
      </w:r>
      <w:r w:rsidR="005801EE">
        <w:rPr>
          <w:rFonts w:asciiTheme="majorBidi" w:hAnsiTheme="majorBidi" w:cstheme="majorBidi"/>
        </w:rPr>
        <w:t xml:space="preserve"> This rule applies also to the homographic particles, e.g. -h(I) pron "his/her" -h(II) adverb</w:t>
      </w:r>
    </w:p>
    <w:p w14:paraId="25296C99" w14:textId="7777777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</w:p>
    <w:p w14:paraId="4137EFA4" w14:textId="412CA7B9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lexemes of nouns</w:t>
      </w:r>
      <w:r w:rsidR="005801EE">
        <w:rPr>
          <w:rFonts w:asciiTheme="majorBidi" w:hAnsiTheme="majorBidi" w:cstheme="majorBidi"/>
        </w:rPr>
        <w:t>,</w:t>
      </w:r>
      <w:r w:rsidRPr="000C0E28">
        <w:rPr>
          <w:rFonts w:asciiTheme="majorBidi" w:hAnsiTheme="majorBidi" w:cstheme="majorBidi"/>
        </w:rPr>
        <w:t xml:space="preserve"> adjectives</w:t>
      </w:r>
      <w:r w:rsidR="005801EE">
        <w:rPr>
          <w:rFonts w:asciiTheme="majorBidi" w:hAnsiTheme="majorBidi" w:cstheme="majorBidi"/>
        </w:rPr>
        <w:t>, and numerals</w:t>
      </w:r>
      <w:r w:rsidRPr="000C0E28">
        <w:rPr>
          <w:rFonts w:asciiTheme="majorBidi" w:hAnsiTheme="majorBidi" w:cstheme="majorBidi"/>
        </w:rPr>
        <w:t xml:space="preserve"> end on "/".</w:t>
      </w:r>
    </w:p>
    <w:p w14:paraId="19F13A0D" w14:textId="77777777" w:rsid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lexemes of verbs end on "[".</w:t>
      </w:r>
    </w:p>
    <w:p w14:paraId="4BFEC558" w14:textId="27490BCA" w:rsidR="005801EE" w:rsidRPr="000C0E28" w:rsidRDefault="005801EE" w:rsidP="000C0E2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If a form is deverbal noun (as infinitive or participle), the order is [/.</w:t>
      </w:r>
    </w:p>
    <w:p w14:paraId="564CC589" w14:textId="7777777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</w:p>
    <w:p w14:paraId="5A42F72E" w14:textId="7777777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Disambiguation</w:t>
      </w:r>
    </w:p>
    <w:p w14:paraId="56117474" w14:textId="7777777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Suppose in a text you find the word "il", meaning "God". DULAT adds "(I)" to it. This means that we encode the word as: il(I)/.</w:t>
      </w:r>
    </w:p>
    <w:p w14:paraId="76AD70B0" w14:textId="7777777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</w:p>
    <w:p w14:paraId="76C8F503" w14:textId="074C38BB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 xml:space="preserve">An opening parenthesis ‘(’ marks a letter not present in the </w:t>
      </w:r>
      <w:r w:rsidR="005801EE" w:rsidRPr="000C0E28">
        <w:rPr>
          <w:rFonts w:asciiTheme="majorBidi" w:hAnsiTheme="majorBidi" w:cstheme="majorBidi"/>
        </w:rPr>
        <w:t>realized</w:t>
      </w:r>
      <w:r w:rsidRPr="000C0E28">
        <w:rPr>
          <w:rFonts w:asciiTheme="majorBidi" w:hAnsiTheme="majorBidi" w:cstheme="majorBidi"/>
        </w:rPr>
        <w:t xml:space="preserve"> form</w:t>
      </w:r>
    </w:p>
    <w:p w14:paraId="166C75A5" w14:textId="787F68E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and an ampersand ‘&amp;’ marks a letter not present in the paradigmatic</w:t>
      </w:r>
      <w:r w:rsidR="00A35195">
        <w:rPr>
          <w:rFonts w:asciiTheme="majorBidi" w:hAnsiTheme="majorBidi" w:cstheme="majorBidi"/>
        </w:rPr>
        <w:t xml:space="preserve"> (lexical)</w:t>
      </w:r>
      <w:r w:rsidRPr="000C0E28">
        <w:rPr>
          <w:rFonts w:asciiTheme="majorBidi" w:hAnsiTheme="majorBidi" w:cstheme="majorBidi"/>
        </w:rPr>
        <w:t xml:space="preserve"> form.</w:t>
      </w:r>
    </w:p>
    <w:p w14:paraId="59E9F0AA" w14:textId="6E8896A1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 xml:space="preserve">In case of a </w:t>
      </w:r>
      <w:r w:rsidR="00A35195">
        <w:rPr>
          <w:rFonts w:asciiTheme="majorBidi" w:hAnsiTheme="majorBidi" w:cstheme="majorBidi"/>
        </w:rPr>
        <w:t>scribal error corrected by editors</w:t>
      </w:r>
      <w:r w:rsidRPr="000C0E28">
        <w:rPr>
          <w:rFonts w:asciiTheme="majorBidi" w:hAnsiTheme="majorBidi" w:cstheme="majorBidi"/>
        </w:rPr>
        <w:t xml:space="preserve">, the ‘(’ precedes the </w:t>
      </w:r>
      <w:r w:rsidRPr="00141BD4">
        <w:rPr>
          <w:rFonts w:asciiTheme="majorBidi" w:hAnsiTheme="majorBidi" w:cstheme="majorBidi"/>
        </w:rPr>
        <w:t xml:space="preserve">‘&amp;’, as in </w:t>
      </w:r>
      <w:r w:rsidR="008B48D9" w:rsidRPr="00141BD4">
        <w:rPr>
          <w:rFonts w:asciiTheme="majorBidi" w:hAnsiTheme="majorBidi" w:cstheme="majorBidi"/>
        </w:rPr>
        <w:t>wsp - (k&amp;wsp</w:t>
      </w:r>
      <w:r w:rsidR="00141BD4">
        <w:rPr>
          <w:rFonts w:asciiTheme="majorBidi" w:hAnsiTheme="majorBidi" w:cstheme="majorBidi"/>
        </w:rPr>
        <w:t xml:space="preserve"> “silver”</w:t>
      </w:r>
      <w:r w:rsidRPr="000C0E28">
        <w:rPr>
          <w:rFonts w:asciiTheme="majorBidi" w:hAnsiTheme="majorBidi" w:cstheme="majorBidi"/>
        </w:rPr>
        <w:t>.</w:t>
      </w:r>
    </w:p>
    <w:p w14:paraId="7EC28CA9" w14:textId="7777777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</w:p>
    <w:p w14:paraId="78F91DFE" w14:textId="0204E2FA" w:rsid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Pronominal suffixes are prefixed with "+".</w:t>
      </w:r>
    </w:p>
    <w:p w14:paraId="5FE09002" w14:textId="35FCCC4C" w:rsidR="00A35195" w:rsidRPr="000C0E28" w:rsidRDefault="009850D6" w:rsidP="000C0E2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post-clitic particles are prefixed with "</w:t>
      </w:r>
      <w:r w:rsidRPr="009850D6">
        <w:rPr>
          <w:rFonts w:asciiTheme="majorBidi" w:hAnsiTheme="majorBidi" w:cstheme="majorBidi"/>
        </w:rPr>
        <w:t>~</w:t>
      </w:r>
      <w:r>
        <w:rPr>
          <w:rFonts w:asciiTheme="majorBidi" w:hAnsiTheme="majorBidi" w:cstheme="majorBidi"/>
        </w:rPr>
        <w:t>".</w:t>
      </w:r>
    </w:p>
    <w:p w14:paraId="08008327" w14:textId="7777777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</w:p>
    <w:p w14:paraId="20D1117D" w14:textId="78B7BA78" w:rsidR="003755AC" w:rsidRPr="003755AC" w:rsidRDefault="000C0E28" w:rsidP="003755AC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  <w:b/>
          <w:bCs/>
          <w:sz w:val="24"/>
          <w:szCs w:val="24"/>
        </w:rPr>
        <w:t>NOUNS</w:t>
      </w:r>
      <w:r w:rsidR="00F76CDB">
        <w:rPr>
          <w:rFonts w:asciiTheme="majorBidi" w:hAnsiTheme="majorBidi" w:cstheme="majorBidi"/>
          <w:b/>
          <w:bCs/>
          <w:sz w:val="24"/>
          <w:szCs w:val="24"/>
        </w:rPr>
        <w:br/>
      </w:r>
      <w:r w:rsidR="00F76CDB" w:rsidRPr="003E3EF5">
        <w:rPr>
          <w:rFonts w:asciiTheme="majorBidi" w:hAnsiTheme="majorBidi" w:cstheme="majorBidi"/>
        </w:rPr>
        <w:br/>
      </w:r>
      <w:r w:rsidR="00F76CDB" w:rsidRPr="003E3EF5">
        <w:rPr>
          <w:rFonts w:asciiTheme="majorBidi" w:hAnsiTheme="majorBidi" w:cstheme="majorBidi"/>
          <w:b/>
          <w:bCs/>
        </w:rPr>
        <w:t>Feminine nouns ending on -t.</w:t>
      </w:r>
      <w:r w:rsidR="00F76CDB" w:rsidRPr="003E3EF5">
        <w:rPr>
          <w:rFonts w:asciiTheme="majorBidi" w:hAnsiTheme="majorBidi" w:cstheme="majorBidi"/>
        </w:rPr>
        <w:br/>
        <w:t xml:space="preserve">In feminine nouns of which the lexeme ends on -t, the t is a nominal ending, </w:t>
      </w:r>
      <w:ins w:id="0" w:author="Tania Notarius" w:date="2025-03-02T18:57:00Z">
        <w:r w:rsidR="009850D6">
          <w:rPr>
            <w:rFonts w:asciiTheme="majorBidi" w:hAnsiTheme="majorBidi" w:cstheme="majorBidi"/>
          </w:rPr>
          <w:t>a</w:t>
        </w:r>
      </w:ins>
      <w:del w:id="1" w:author="Tania Notarius" w:date="2025-03-02T18:57:00Z">
        <w:r w:rsidR="00F76CDB" w:rsidRPr="003E3EF5" w:rsidDel="009850D6">
          <w:rPr>
            <w:rFonts w:asciiTheme="majorBidi" w:hAnsiTheme="majorBidi" w:cstheme="majorBidi"/>
          </w:rPr>
          <w:delText>e</w:delText>
        </w:r>
      </w:del>
      <w:r w:rsidR="00F76CDB" w:rsidRPr="003E3EF5">
        <w:rPr>
          <w:rFonts w:asciiTheme="majorBidi" w:hAnsiTheme="majorBidi" w:cstheme="majorBidi"/>
        </w:rPr>
        <w:t>nd therefore needs to appear after the /</w:t>
      </w:r>
      <w:r w:rsidR="003E3EF5" w:rsidRPr="003E3EF5">
        <w:rPr>
          <w:rFonts w:asciiTheme="majorBidi" w:hAnsiTheme="majorBidi" w:cstheme="majorBidi"/>
        </w:rPr>
        <w:t>. However, it is also part of the lexeme, so before the / it appears as (t, like this:</w:t>
      </w:r>
      <w:r w:rsidR="003E3EF5" w:rsidRPr="003E3EF5">
        <w:rPr>
          <w:rFonts w:asciiTheme="majorBidi" w:hAnsiTheme="majorBidi" w:cstheme="majorBidi"/>
        </w:rPr>
        <w:br/>
        <w:t>am(t/t (I) for the lexeme amt (I) “female slave”.</w:t>
      </w:r>
      <w:r w:rsidR="003E3EF5">
        <w:rPr>
          <w:rFonts w:asciiTheme="majorBidi" w:hAnsiTheme="majorBidi" w:cstheme="majorBidi"/>
        </w:rPr>
        <w:t xml:space="preserve"> This is similar to </w:t>
      </w:r>
      <w:r w:rsidR="003E3EF5" w:rsidRPr="003E3EF5">
        <w:rPr>
          <w:rFonts w:asciiTheme="majorBidi" w:hAnsiTheme="majorBidi" w:cstheme="majorBidi"/>
        </w:rPr>
        <w:t>&gt;WL(T/T</w:t>
      </w:r>
      <w:r w:rsidR="003E3EF5">
        <w:rPr>
          <w:rFonts w:asciiTheme="majorBidi" w:hAnsiTheme="majorBidi" w:cstheme="majorBidi"/>
        </w:rPr>
        <w:t xml:space="preserve"> </w:t>
      </w:r>
      <w:r w:rsidR="003755AC" w:rsidRPr="003755AC">
        <w:rPr>
          <w:rFonts w:asciiTheme="majorBidi" w:hAnsiTheme="majorBidi" w:cstheme="majorBidi"/>
          <w:rtl/>
        </w:rPr>
        <w:t>אִוֶּלֶת</w:t>
      </w:r>
      <w:r w:rsidR="003755AC">
        <w:rPr>
          <w:rFonts w:asciiTheme="majorBidi" w:hAnsiTheme="majorBidi" w:cstheme="majorBidi"/>
        </w:rPr>
        <w:t xml:space="preserve"> “foolishness” </w:t>
      </w:r>
      <w:r w:rsidR="003E3EF5">
        <w:rPr>
          <w:rFonts w:asciiTheme="majorBidi" w:hAnsiTheme="majorBidi" w:cstheme="majorBidi"/>
        </w:rPr>
        <w:t>in P</w:t>
      </w:r>
      <w:r w:rsidR="003E3EF5" w:rsidRPr="003E3EF5">
        <w:rPr>
          <w:rFonts w:asciiTheme="majorBidi" w:hAnsiTheme="majorBidi" w:cstheme="majorBidi"/>
        </w:rPr>
        <w:t>roverbs 12:23</w:t>
      </w:r>
      <w:r w:rsidR="003E3EF5">
        <w:rPr>
          <w:rFonts w:asciiTheme="majorBidi" w:hAnsiTheme="majorBidi" w:cstheme="majorBidi"/>
        </w:rPr>
        <w:t xml:space="preserve"> in the ETCBC dataset of the MT. </w:t>
      </w:r>
      <w:r w:rsidR="003755AC">
        <w:rPr>
          <w:rFonts w:asciiTheme="majorBidi" w:hAnsiTheme="majorBidi" w:cstheme="majorBidi"/>
        </w:rPr>
        <w:br/>
        <w:t xml:space="preserve">The plural of feminine words ending on -t is </w:t>
      </w:r>
      <w:r w:rsidR="003755AC" w:rsidRPr="009850D6">
        <w:rPr>
          <w:rFonts w:asciiTheme="majorBidi" w:hAnsiTheme="majorBidi" w:cstheme="majorBidi"/>
          <w:highlight w:val="yellow"/>
          <w:rPrChange w:id="2" w:author="Tania Notarius" w:date="2025-03-02T18:58:00Z">
            <w:rPr>
              <w:rFonts w:asciiTheme="majorBidi" w:hAnsiTheme="majorBidi" w:cstheme="majorBidi"/>
            </w:rPr>
          </w:rPrChange>
        </w:rPr>
        <w:t>am(t/</w:t>
      </w:r>
      <w:commentRangeStart w:id="3"/>
      <w:commentRangeStart w:id="4"/>
      <w:r w:rsidR="003755AC" w:rsidRPr="009850D6">
        <w:rPr>
          <w:rFonts w:asciiTheme="majorBidi" w:hAnsiTheme="majorBidi" w:cstheme="majorBidi"/>
          <w:highlight w:val="yellow"/>
          <w:rPrChange w:id="5" w:author="Tania Notarius" w:date="2025-03-02T18:58:00Z">
            <w:rPr>
              <w:rFonts w:asciiTheme="majorBidi" w:hAnsiTheme="majorBidi" w:cstheme="majorBidi"/>
            </w:rPr>
          </w:rPrChange>
        </w:rPr>
        <w:t>t</w:t>
      </w:r>
      <w:commentRangeEnd w:id="3"/>
      <w:r w:rsidR="009850D6" w:rsidRPr="009850D6">
        <w:rPr>
          <w:rStyle w:val="CommentReference"/>
          <w:rFonts w:asciiTheme="majorBidi" w:hAnsiTheme="majorBidi" w:cstheme="majorBidi"/>
          <w:sz w:val="22"/>
          <w:szCs w:val="22"/>
          <w:highlight w:val="yellow"/>
          <w:rPrChange w:id="6" w:author="Tania Notarius" w:date="2025-03-02T18:58:00Z">
            <w:rPr>
              <w:rStyle w:val="CommentReference"/>
              <w:rFonts w:asciiTheme="majorBidi" w:hAnsiTheme="majorBidi" w:cstheme="majorBidi"/>
              <w:sz w:val="22"/>
              <w:szCs w:val="22"/>
            </w:rPr>
          </w:rPrChange>
        </w:rPr>
        <w:commentReference w:id="3"/>
      </w:r>
      <w:commentRangeEnd w:id="4"/>
      <w:r w:rsidR="00E80769" w:rsidRPr="009850D6">
        <w:rPr>
          <w:rStyle w:val="CommentReference"/>
          <w:rFonts w:asciiTheme="majorBidi" w:hAnsiTheme="majorBidi" w:cstheme="majorBidi"/>
          <w:sz w:val="22"/>
          <w:szCs w:val="22"/>
          <w:highlight w:val="yellow"/>
          <w:rPrChange w:id="7" w:author="Tania Notarius" w:date="2025-03-02T18:58:00Z">
            <w:rPr>
              <w:rStyle w:val="CommentReference"/>
              <w:rFonts w:asciiTheme="majorBidi" w:hAnsiTheme="majorBidi" w:cstheme="majorBidi"/>
              <w:sz w:val="22"/>
              <w:szCs w:val="22"/>
            </w:rPr>
          </w:rPrChange>
        </w:rPr>
        <w:commentReference w:id="4"/>
      </w:r>
      <w:r w:rsidR="003755AC" w:rsidRPr="009850D6">
        <w:rPr>
          <w:rFonts w:asciiTheme="majorBidi" w:hAnsiTheme="majorBidi" w:cstheme="majorBidi"/>
          <w:highlight w:val="yellow"/>
          <w:rPrChange w:id="8" w:author="Tania Notarius" w:date="2025-03-02T18:58:00Z">
            <w:rPr>
              <w:rFonts w:asciiTheme="majorBidi" w:hAnsiTheme="majorBidi" w:cstheme="majorBidi"/>
            </w:rPr>
          </w:rPrChange>
        </w:rPr>
        <w:t>=.</w:t>
      </w:r>
      <w:r w:rsidR="003755AC">
        <w:rPr>
          <w:rFonts w:asciiTheme="majorBidi" w:hAnsiTheme="majorBidi" w:cstheme="majorBidi"/>
        </w:rPr>
        <w:t xml:space="preserve"> -t= is the feminine plural marker.</w:t>
      </w:r>
      <w:r w:rsidR="003755AC">
        <w:rPr>
          <w:rFonts w:asciiTheme="majorBidi" w:hAnsiTheme="majorBidi" w:cstheme="majorBidi"/>
        </w:rPr>
        <w:br/>
        <w:t>A</w:t>
      </w:r>
      <w:r w:rsidR="003755AC" w:rsidRPr="003755AC">
        <w:rPr>
          <w:rFonts w:asciiTheme="majorBidi" w:hAnsiTheme="majorBidi" w:cstheme="majorBidi"/>
        </w:rPr>
        <w:t xml:space="preserve"> noun that appears without the feminine -t in singular, but has it in plural</w:t>
      </w:r>
      <w:r w:rsidR="003755AC">
        <w:rPr>
          <w:rFonts w:asciiTheme="majorBidi" w:hAnsiTheme="majorBidi" w:cstheme="majorBidi"/>
        </w:rPr>
        <w:t xml:space="preserve"> gg,</w:t>
      </w:r>
      <w:r w:rsidR="003755AC" w:rsidRPr="003755AC">
        <w:rPr>
          <w:rFonts w:asciiTheme="majorBidi" w:hAnsiTheme="majorBidi" w:cstheme="majorBidi"/>
        </w:rPr>
        <w:t xml:space="preserve"> gg/t=</w:t>
      </w:r>
      <w:r w:rsidR="003755AC">
        <w:rPr>
          <w:rFonts w:asciiTheme="majorBidi" w:hAnsiTheme="majorBidi" w:cstheme="majorBidi"/>
        </w:rPr>
        <w:t xml:space="preserve"> “roof”.</w:t>
      </w:r>
    </w:p>
    <w:p w14:paraId="15ADBC1E" w14:textId="4853F0C6" w:rsidR="000C0E28" w:rsidRPr="00F76CDB" w:rsidRDefault="003755AC" w:rsidP="003755A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</w:rPr>
        <w:t>A</w:t>
      </w:r>
      <w:r w:rsidRPr="003755AC">
        <w:rPr>
          <w:rFonts w:asciiTheme="majorBidi" w:hAnsiTheme="majorBidi" w:cstheme="majorBidi"/>
        </w:rPr>
        <w:t>djectives and participles</w:t>
      </w:r>
      <w:r>
        <w:rPr>
          <w:rFonts w:asciiTheme="majorBidi" w:hAnsiTheme="majorBidi" w:cstheme="majorBidi"/>
        </w:rPr>
        <w:t xml:space="preserve">, e.g. </w:t>
      </w:r>
      <w:r w:rsidRPr="009850D6">
        <w:rPr>
          <w:rFonts w:asciiTheme="majorBidi" w:hAnsiTheme="majorBidi" w:cstheme="majorBidi"/>
          <w:highlight w:val="yellow"/>
          <w:rPrChange w:id="9" w:author="Tania Notarius" w:date="2025-03-02T19:00:00Z">
            <w:rPr>
              <w:rFonts w:asciiTheme="majorBidi" w:hAnsiTheme="majorBidi" w:cstheme="majorBidi"/>
            </w:rPr>
          </w:rPrChange>
        </w:rPr>
        <w:t>kbd (IV) “</w:t>
      </w:r>
      <w:commentRangeStart w:id="10"/>
      <w:commentRangeStart w:id="11"/>
      <w:r w:rsidRPr="009850D6">
        <w:rPr>
          <w:rFonts w:asciiTheme="majorBidi" w:hAnsiTheme="majorBidi" w:cstheme="majorBidi"/>
          <w:highlight w:val="yellow"/>
          <w:rPrChange w:id="12" w:author="Tania Notarius" w:date="2025-03-02T19:00:00Z">
            <w:rPr>
              <w:rFonts w:asciiTheme="majorBidi" w:hAnsiTheme="majorBidi" w:cstheme="majorBidi"/>
            </w:rPr>
          </w:rPrChange>
        </w:rPr>
        <w:t>splendour</w:t>
      </w:r>
      <w:commentRangeEnd w:id="10"/>
      <w:r w:rsidR="009850D6">
        <w:rPr>
          <w:rStyle w:val="CommentReference"/>
          <w:rFonts w:asciiTheme="majorBidi" w:hAnsiTheme="majorBidi" w:cstheme="majorBidi"/>
          <w:sz w:val="22"/>
          <w:szCs w:val="22"/>
        </w:rPr>
        <w:commentReference w:id="10"/>
      </w:r>
      <w:commentRangeEnd w:id="11"/>
      <w:r w:rsidR="00E80769">
        <w:rPr>
          <w:rStyle w:val="CommentReference"/>
          <w:rFonts w:asciiTheme="majorBidi" w:hAnsiTheme="majorBidi" w:cstheme="majorBidi"/>
          <w:sz w:val="22"/>
          <w:szCs w:val="22"/>
        </w:rPr>
        <w:commentReference w:id="11"/>
      </w:r>
      <w:r>
        <w:rPr>
          <w:rFonts w:asciiTheme="majorBidi" w:hAnsiTheme="majorBidi" w:cstheme="majorBidi"/>
        </w:rPr>
        <w:t>”. The feminine singular form is</w:t>
      </w:r>
      <w:r w:rsidRPr="003755AC">
        <w:rPr>
          <w:rFonts w:asciiTheme="majorBidi" w:hAnsiTheme="majorBidi" w:cstheme="majorBidi"/>
        </w:rPr>
        <w:t xml:space="preserve"> kbd/t </w:t>
      </w:r>
      <w:r>
        <w:rPr>
          <w:rFonts w:asciiTheme="majorBidi" w:hAnsiTheme="majorBidi" w:cstheme="majorBidi"/>
        </w:rPr>
        <w:t>and the feminine plural is</w:t>
      </w:r>
      <w:r w:rsidRPr="003755AC">
        <w:rPr>
          <w:rFonts w:asciiTheme="majorBidi" w:hAnsiTheme="majorBidi" w:cstheme="majorBidi"/>
        </w:rPr>
        <w:t xml:space="preserve"> kbd/t=</w:t>
      </w:r>
      <w:r>
        <w:rPr>
          <w:rFonts w:asciiTheme="majorBidi" w:hAnsiTheme="majorBidi" w:cstheme="majorBidi"/>
        </w:rPr>
        <w:t>.</w:t>
      </w:r>
      <w:r w:rsidR="00F76CDB" w:rsidRPr="003E3EF5">
        <w:rPr>
          <w:rFonts w:asciiTheme="majorBidi" w:hAnsiTheme="majorBidi" w:cstheme="majorBidi"/>
        </w:rPr>
        <w:br/>
      </w:r>
      <w:r w:rsidR="00F76CDB" w:rsidRPr="003E3EF5">
        <w:rPr>
          <w:rFonts w:asciiTheme="majorBidi" w:hAnsiTheme="majorBidi" w:cstheme="majorBidi"/>
          <w:sz w:val="24"/>
          <w:szCs w:val="24"/>
        </w:rPr>
        <w:br/>
      </w:r>
      <w:ins w:id="13" w:author="Tania Notarius" w:date="2025-03-09T15:37:00Z">
        <w:r w:rsidR="00E80769">
          <w:rPr>
            <w:rFonts w:asciiTheme="majorBidi" w:hAnsiTheme="majorBidi" w:cstheme="majorBidi"/>
          </w:rPr>
          <w:t xml:space="preserve">Ugaritic corpus is different from the Biblical Hebrew or Syriac corpora, as </w:t>
        </w:r>
      </w:ins>
      <w:ins w:id="14" w:author="Tania Notarius" w:date="2025-03-09T15:45:00Z">
        <w:r w:rsidR="00A10C4E">
          <w:rPr>
            <w:rFonts w:asciiTheme="majorBidi" w:hAnsiTheme="majorBidi" w:cstheme="majorBidi"/>
          </w:rPr>
          <w:t>it has</w:t>
        </w:r>
      </w:ins>
      <w:ins w:id="15" w:author="Tania Notarius" w:date="2025-03-09T15:37:00Z">
        <w:r w:rsidR="00E80769">
          <w:rPr>
            <w:rFonts w:asciiTheme="majorBidi" w:hAnsiTheme="majorBidi" w:cstheme="majorBidi"/>
          </w:rPr>
          <w:t xml:space="preserve"> no traditional</w:t>
        </w:r>
      </w:ins>
      <w:ins w:id="16" w:author="Tania Notarius" w:date="2025-03-09T15:38:00Z">
        <w:r w:rsidR="00E80769">
          <w:rPr>
            <w:rFonts w:asciiTheme="majorBidi" w:hAnsiTheme="majorBidi" w:cstheme="majorBidi"/>
          </w:rPr>
          <w:t xml:space="preserve"> </w:t>
        </w:r>
      </w:ins>
      <w:ins w:id="17" w:author="Tania Notarius" w:date="2025-03-09T15:45:00Z">
        <w:r w:rsidR="00A10C4E">
          <w:rPr>
            <w:rFonts w:asciiTheme="majorBidi" w:hAnsiTheme="majorBidi" w:cstheme="majorBidi"/>
          </w:rPr>
          <w:t xml:space="preserve">vocalization, the alphabetic script is basically consonantal. Needless to say, the lack of vowels creates an additional difficulty for </w:t>
        </w:r>
      </w:ins>
      <w:ins w:id="18" w:author="Tania Notarius" w:date="2025-03-09T15:46:00Z">
        <w:r w:rsidR="00A10C4E">
          <w:rPr>
            <w:rFonts w:asciiTheme="majorBidi" w:hAnsiTheme="majorBidi" w:cstheme="majorBidi"/>
          </w:rPr>
          <w:t xml:space="preserve">the grammatical tagging and disambiguation. </w:t>
        </w:r>
      </w:ins>
      <w:ins w:id="19" w:author="Tania Notarius" w:date="2025-03-09T15:48:00Z">
        <w:r w:rsidR="00A10C4E">
          <w:rPr>
            <w:rFonts w:asciiTheme="majorBidi" w:hAnsiTheme="majorBidi" w:cstheme="majorBidi"/>
          </w:rPr>
          <w:t xml:space="preserve">However, Ugaritic has three aleph letters that </w:t>
        </w:r>
      </w:ins>
      <w:ins w:id="20" w:author="Tania Notarius" w:date="2025-03-09T15:49:00Z">
        <w:r w:rsidR="00E9703D">
          <w:rPr>
            <w:rFonts w:asciiTheme="majorBidi" w:hAnsiTheme="majorBidi" w:cstheme="majorBidi"/>
          </w:rPr>
          <w:t xml:space="preserve">partly report about the vocalization of the forms. </w:t>
        </w:r>
      </w:ins>
      <w:del w:id="21" w:author="Tania Notarius" w:date="2025-03-09T15:49:00Z">
        <w:r w:rsidR="00375FAD" w:rsidDel="00E9703D">
          <w:rPr>
            <w:rFonts w:asciiTheme="majorBidi" w:hAnsiTheme="majorBidi" w:cstheme="majorBidi"/>
          </w:rPr>
          <w:delText>Some difficult</w:delText>
        </w:r>
      </w:del>
      <w:ins w:id="22" w:author="Tania Notarius" w:date="2025-03-09T15:54:00Z">
        <w:r w:rsidR="00E9703D" w:rsidRPr="00E9703D">
          <w:rPr>
            <w:rFonts w:asciiTheme="majorBidi" w:hAnsiTheme="majorBidi" w:cstheme="majorBidi"/>
          </w:rPr>
          <w:t xml:space="preserve"> </w:t>
        </w:r>
      </w:ins>
      <w:r w:rsidR="00E9703D">
        <w:rPr>
          <w:rFonts w:asciiTheme="majorBidi" w:hAnsiTheme="majorBidi" w:cstheme="majorBidi"/>
        </w:rPr>
        <w:t>If aleph letters do not show different variants of vocalization</w:t>
      </w:r>
      <w:ins w:id="23" w:author="Tania Notarius" w:date="2025-03-09T15:55:00Z">
        <w:r w:rsidR="00E9703D">
          <w:rPr>
            <w:rFonts w:asciiTheme="majorBidi" w:hAnsiTheme="majorBidi" w:cstheme="majorBidi"/>
          </w:rPr>
          <w:t xml:space="preserve"> of nominal forms</w:t>
        </w:r>
      </w:ins>
      <w:r w:rsidR="00E9703D">
        <w:rPr>
          <w:rFonts w:asciiTheme="majorBidi" w:hAnsiTheme="majorBidi" w:cstheme="majorBidi"/>
        </w:rPr>
        <w:t>, they are not further parsed</w:t>
      </w:r>
      <w:del w:id="24" w:author="Tania Notarius" w:date="2025-03-09T15:56:00Z">
        <w:r w:rsidR="00E9703D" w:rsidDel="00E9703D">
          <w:rPr>
            <w:rFonts w:asciiTheme="majorBidi" w:hAnsiTheme="majorBidi" w:cstheme="majorBidi"/>
          </w:rPr>
          <w:delText xml:space="preserve"> in nominal forms</w:delText>
        </w:r>
      </w:del>
      <w:ins w:id="25" w:author="Tania Notarius" w:date="2025-03-09T15:54:00Z">
        <w:r w:rsidR="00E9703D">
          <w:rPr>
            <w:rFonts w:asciiTheme="majorBidi" w:hAnsiTheme="majorBidi" w:cstheme="majorBidi"/>
          </w:rPr>
          <w:t>. Some</w:t>
        </w:r>
      </w:ins>
      <w:r w:rsidR="00375FAD">
        <w:rPr>
          <w:rFonts w:asciiTheme="majorBidi" w:hAnsiTheme="majorBidi" w:cstheme="majorBidi"/>
        </w:rPr>
        <w:t xml:space="preserve"> cases</w:t>
      </w:r>
      <w:r w:rsidR="004F369E">
        <w:rPr>
          <w:rFonts w:asciiTheme="majorBidi" w:hAnsiTheme="majorBidi" w:cstheme="majorBidi"/>
        </w:rPr>
        <w:t xml:space="preserve">, </w:t>
      </w:r>
      <w:del w:id="26" w:author="Tania Notarius" w:date="2025-03-09T15:49:00Z">
        <w:r w:rsidR="004F369E" w:rsidDel="00E9703D">
          <w:rPr>
            <w:rFonts w:asciiTheme="majorBidi" w:hAnsiTheme="majorBidi" w:cstheme="majorBidi"/>
          </w:rPr>
          <w:delText xml:space="preserve">especially those </w:delText>
        </w:r>
      </w:del>
      <w:r w:rsidR="004F369E">
        <w:rPr>
          <w:rFonts w:asciiTheme="majorBidi" w:hAnsiTheme="majorBidi" w:cstheme="majorBidi"/>
        </w:rPr>
        <w:t>involving three aleph letters</w:t>
      </w:r>
      <w:ins w:id="27" w:author="Tania Notarius" w:date="2025-03-09T15:49:00Z">
        <w:r w:rsidR="00E9703D">
          <w:rPr>
            <w:rFonts w:asciiTheme="majorBidi" w:hAnsiTheme="majorBidi" w:cstheme="majorBidi"/>
          </w:rPr>
          <w:t xml:space="preserve">, </w:t>
        </w:r>
      </w:ins>
      <w:ins w:id="28" w:author="Tania Notarius" w:date="2025-03-09T15:50:00Z">
        <w:r w:rsidR="00E9703D">
          <w:rPr>
            <w:rFonts w:asciiTheme="majorBidi" w:hAnsiTheme="majorBidi" w:cstheme="majorBidi"/>
          </w:rPr>
          <w:t>require special attention</w:t>
        </w:r>
      </w:ins>
      <w:r w:rsidR="00375FAD">
        <w:rPr>
          <w:rFonts w:asciiTheme="majorBidi" w:hAnsiTheme="majorBidi" w:cstheme="majorBidi"/>
        </w:rPr>
        <w:t>:</w:t>
      </w:r>
      <w:r w:rsidR="00375FAD">
        <w:rPr>
          <w:rFonts w:asciiTheme="majorBidi" w:hAnsiTheme="majorBidi" w:cstheme="majorBidi"/>
        </w:rPr>
        <w:br/>
      </w:r>
    </w:p>
    <w:p w14:paraId="0EE34D8B" w14:textId="66AA7F5F" w:rsidR="000C0E28" w:rsidRPr="000C0E28" w:rsidRDefault="00E9703D" w:rsidP="00375FAD">
      <w:pPr>
        <w:spacing w:after="0"/>
        <w:rPr>
          <w:rFonts w:asciiTheme="majorBidi" w:hAnsiTheme="majorBidi" w:cstheme="majorBidi"/>
        </w:rPr>
      </w:pPr>
      <w:ins w:id="29" w:author="Tania Notarius" w:date="2025-03-09T15:50:00Z">
        <w:r>
          <w:rPr>
            <w:rFonts w:asciiTheme="majorBidi" w:hAnsiTheme="majorBidi" w:cstheme="majorBidi"/>
          </w:rPr>
          <w:t xml:space="preserve">(1) </w:t>
        </w:r>
      </w:ins>
      <w:ins w:id="30" w:author="Tania Notarius" w:date="2025-03-09T15:52:00Z">
        <w:r>
          <w:rPr>
            <w:rFonts w:asciiTheme="majorBidi" w:hAnsiTheme="majorBidi" w:cstheme="majorBidi"/>
          </w:rPr>
          <w:t xml:space="preserve">III-ˀ nouns: </w:t>
        </w:r>
      </w:ins>
      <w:r w:rsidR="000C0E28" w:rsidRPr="000C0E28">
        <w:rPr>
          <w:rFonts w:asciiTheme="majorBidi" w:hAnsiTheme="majorBidi" w:cstheme="majorBidi"/>
        </w:rPr>
        <w:t>Case endings of nouns with aleph as final consonant</w:t>
      </w:r>
      <w:ins w:id="31" w:author="Tania Notarius" w:date="2025-03-09T15:58:00Z">
        <w:r>
          <w:rPr>
            <w:rFonts w:asciiTheme="majorBidi" w:hAnsiTheme="majorBidi" w:cstheme="majorBidi"/>
          </w:rPr>
          <w:t>, without feminine ending -t</w:t>
        </w:r>
      </w:ins>
      <w:r w:rsidR="000C0E28" w:rsidRPr="000C0E28">
        <w:rPr>
          <w:rFonts w:asciiTheme="majorBidi" w:hAnsiTheme="majorBidi" w:cstheme="majorBidi"/>
        </w:rPr>
        <w:t>:</w:t>
      </w:r>
    </w:p>
    <w:p w14:paraId="41229833" w14:textId="21242094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ksu "seat"</w:t>
      </w:r>
      <w:r w:rsidR="00E62FE4">
        <w:rPr>
          <w:rFonts w:asciiTheme="majorBidi" w:hAnsiTheme="majorBidi" w:cstheme="majorBidi"/>
        </w:rPr>
        <w:t xml:space="preserve"> and other final-aleph nouns </w:t>
      </w:r>
      <w:r w:rsidR="00E62FE4" w:rsidRPr="00E62FE4">
        <w:rPr>
          <w:rFonts w:asciiTheme="majorBidi" w:hAnsiTheme="majorBidi" w:cstheme="majorBidi"/>
        </w:rPr>
        <w:t>ṣbu</w:t>
      </w:r>
      <w:r w:rsidR="00E62FE4">
        <w:rPr>
          <w:rFonts w:asciiTheme="majorBidi" w:hAnsiTheme="majorBidi" w:cstheme="majorBidi"/>
        </w:rPr>
        <w:t xml:space="preserve"> "army", iqnu "lapiz lazuli", llu "baby" etc</w:t>
      </w:r>
      <w:r w:rsidR="00F76CDB">
        <w:rPr>
          <w:rFonts w:asciiTheme="majorBidi" w:hAnsiTheme="majorBidi" w:cstheme="majorBidi"/>
        </w:rPr>
        <w:t>.</w:t>
      </w:r>
      <w:r w:rsidR="00375FAD">
        <w:rPr>
          <w:rFonts w:asciiTheme="majorBidi" w:hAnsiTheme="majorBidi" w:cstheme="majorBidi"/>
        </w:rPr>
        <w:br/>
      </w:r>
    </w:p>
    <w:p w14:paraId="6735BA09" w14:textId="44BE90DC" w:rsidR="000C0E28" w:rsidRPr="000C0E28" w:rsidRDefault="00E9703D" w:rsidP="000C0E28">
      <w:pPr>
        <w:spacing w:after="0"/>
        <w:rPr>
          <w:rFonts w:asciiTheme="majorBidi" w:hAnsiTheme="majorBidi" w:cstheme="majorBidi"/>
        </w:rPr>
      </w:pPr>
      <w:ins w:id="32" w:author="Tania Notarius" w:date="2025-03-09T15:51:00Z">
        <w:r>
          <w:rPr>
            <w:rFonts w:asciiTheme="majorBidi" w:hAnsiTheme="majorBidi" w:cstheme="majorBidi"/>
          </w:rPr>
          <w:t xml:space="preserve">have </w:t>
        </w:r>
      </w:ins>
      <w:r w:rsidR="000C0E28" w:rsidRPr="000C0E28">
        <w:rPr>
          <w:rFonts w:asciiTheme="majorBidi" w:hAnsiTheme="majorBidi" w:cstheme="majorBidi"/>
        </w:rPr>
        <w:t>3 forms</w:t>
      </w:r>
      <w:ins w:id="33" w:author="Tania Notarius" w:date="2025-03-09T15:51:00Z">
        <w:r>
          <w:rPr>
            <w:rFonts w:asciiTheme="majorBidi" w:hAnsiTheme="majorBidi" w:cstheme="majorBidi"/>
          </w:rPr>
          <w:t xml:space="preserve"> in singualar</w:t>
        </w:r>
      </w:ins>
      <w:ins w:id="34" w:author="Tania Notarius" w:date="2025-03-09T15:52:00Z">
        <w:r>
          <w:rPr>
            <w:rFonts w:asciiTheme="majorBidi" w:hAnsiTheme="majorBidi" w:cstheme="majorBidi"/>
          </w:rPr>
          <w:t>, processed as follows</w:t>
        </w:r>
      </w:ins>
      <w:r w:rsidR="000C0E28" w:rsidRPr="000C0E28">
        <w:rPr>
          <w:rFonts w:asciiTheme="majorBidi" w:hAnsiTheme="majorBidi" w:cstheme="majorBidi"/>
        </w:rPr>
        <w:t>:</w:t>
      </w:r>
    </w:p>
    <w:p w14:paraId="132EDF7D" w14:textId="77777777" w:rsidR="000C0E28" w:rsidRPr="00F76CDB" w:rsidRDefault="000C0E28" w:rsidP="000C0E28">
      <w:pPr>
        <w:spacing w:after="0"/>
        <w:rPr>
          <w:rFonts w:asciiTheme="majorBidi" w:hAnsiTheme="majorBidi" w:cstheme="majorBidi"/>
          <w:lang w:val="nl-NL"/>
        </w:rPr>
      </w:pPr>
      <w:r w:rsidRPr="00F76CDB">
        <w:rPr>
          <w:rFonts w:asciiTheme="majorBidi" w:hAnsiTheme="majorBidi" w:cstheme="majorBidi"/>
          <w:lang w:val="nl-NL"/>
        </w:rPr>
        <w:t>ks(u/&amp;u nominative</w:t>
      </w:r>
    </w:p>
    <w:p w14:paraId="08406753" w14:textId="77777777" w:rsidR="000C0E28" w:rsidRPr="00F76CDB" w:rsidRDefault="000C0E28" w:rsidP="000C0E28">
      <w:pPr>
        <w:spacing w:after="0"/>
        <w:rPr>
          <w:rFonts w:asciiTheme="majorBidi" w:hAnsiTheme="majorBidi" w:cstheme="majorBidi"/>
          <w:lang w:val="nl-NL"/>
        </w:rPr>
      </w:pPr>
      <w:r w:rsidRPr="00F76CDB">
        <w:rPr>
          <w:rFonts w:asciiTheme="majorBidi" w:hAnsiTheme="majorBidi" w:cstheme="majorBidi"/>
          <w:lang w:val="nl-NL"/>
        </w:rPr>
        <w:t>ks(u/&amp;i genitive</w:t>
      </w:r>
    </w:p>
    <w:p w14:paraId="29C89560" w14:textId="7777777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lastRenderedPageBreak/>
        <w:t>ks(u/&amp;a accusative</w:t>
      </w:r>
    </w:p>
    <w:p w14:paraId="0F173C86" w14:textId="7777777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</w:p>
    <w:p w14:paraId="0979A073" w14:textId="791F52D3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 xml:space="preserve">u, i and a are </w:t>
      </w:r>
      <w:r w:rsidR="005801EE">
        <w:rPr>
          <w:rFonts w:asciiTheme="majorBidi" w:hAnsiTheme="majorBidi" w:cstheme="majorBidi"/>
        </w:rPr>
        <w:t>inflectional</w:t>
      </w:r>
      <w:r w:rsidR="005801EE" w:rsidRPr="000C0E28">
        <w:rPr>
          <w:rFonts w:asciiTheme="majorBidi" w:hAnsiTheme="majorBidi" w:cstheme="majorBidi"/>
        </w:rPr>
        <w:t xml:space="preserve"> </w:t>
      </w:r>
      <w:r w:rsidRPr="000C0E28">
        <w:rPr>
          <w:rFonts w:asciiTheme="majorBidi" w:hAnsiTheme="majorBidi" w:cstheme="majorBidi"/>
        </w:rPr>
        <w:t>ending, and are placed after the "/"</w:t>
      </w:r>
      <w:ins w:id="35" w:author="Tania Notarius" w:date="2025-03-09T15:52:00Z">
        <w:r w:rsidR="00E9703D">
          <w:rPr>
            <w:rFonts w:asciiTheme="majorBidi" w:hAnsiTheme="majorBidi" w:cstheme="majorBidi"/>
          </w:rPr>
          <w:t>.</w:t>
        </w:r>
      </w:ins>
      <w:del w:id="36" w:author="Tania Notarius" w:date="2025-03-09T15:52:00Z">
        <w:r w:rsidRPr="000C0E28" w:rsidDel="00E9703D">
          <w:rPr>
            <w:rFonts w:asciiTheme="majorBidi" w:hAnsiTheme="majorBidi" w:cstheme="majorBidi"/>
          </w:rPr>
          <w:delText>,</w:delText>
        </w:r>
      </w:del>
      <w:r w:rsidRPr="000C0E28">
        <w:rPr>
          <w:rFonts w:asciiTheme="majorBidi" w:hAnsiTheme="majorBidi" w:cstheme="majorBidi"/>
        </w:rPr>
        <w:t xml:space="preserve"> However, we put an ampersand in front of it, because a word only has this ending if it ends with aleph.</w:t>
      </w:r>
    </w:p>
    <w:p w14:paraId="093681E4" w14:textId="703B11F0" w:rsidR="002F63A9" w:rsidRDefault="002F63A9" w:rsidP="002F63A9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</w:r>
    </w:p>
    <w:p w14:paraId="689C364C" w14:textId="77394334" w:rsidR="00E9703D" w:rsidRDefault="00E9703D" w:rsidP="00583826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Plural forms</w:t>
      </w:r>
      <w:r w:rsidR="00583826">
        <w:rPr>
          <w:rFonts w:asciiTheme="majorBidi" w:hAnsiTheme="majorBidi" w:cstheme="majorBidi"/>
        </w:rPr>
        <w:t xml:space="preserve"> without feminine ending</w:t>
      </w:r>
      <w:r>
        <w:rPr>
          <w:rFonts w:asciiTheme="majorBidi" w:hAnsiTheme="majorBidi" w:cstheme="majorBidi"/>
        </w:rPr>
        <w:t xml:space="preserve"> will have two vocalizations:</w:t>
      </w:r>
      <w:r w:rsidR="00583826">
        <w:rPr>
          <w:rFonts w:asciiTheme="majorBidi" w:hAnsiTheme="majorBidi" w:cstheme="majorBidi"/>
        </w:rPr>
        <w:t xml:space="preserve"> </w:t>
      </w:r>
      <w:r w:rsidR="00583826" w:rsidRPr="00583826">
        <w:rPr>
          <w:rFonts w:asciiTheme="majorBidi" w:hAnsiTheme="majorBidi" w:cstheme="majorBidi"/>
        </w:rPr>
        <w:t xml:space="preserve">pl. </w:t>
      </w:r>
      <w:r w:rsidR="00583826" w:rsidRPr="00583826">
        <w:rPr>
          <w:rFonts w:asciiTheme="majorBidi" w:hAnsiTheme="majorBidi" w:cstheme="majorBidi"/>
          <w:i/>
          <w:iCs/>
        </w:rPr>
        <w:t>rpủm</w:t>
      </w:r>
      <w:r w:rsidR="00583826" w:rsidRPr="00583826">
        <w:rPr>
          <w:rFonts w:asciiTheme="majorBidi" w:hAnsiTheme="majorBidi" w:cstheme="majorBidi"/>
        </w:rPr>
        <w:t xml:space="preserve">, </w:t>
      </w:r>
      <w:r w:rsidR="00583826" w:rsidRPr="00583826">
        <w:rPr>
          <w:rFonts w:asciiTheme="majorBidi" w:hAnsiTheme="majorBidi" w:cstheme="majorBidi"/>
          <w:i/>
          <w:iCs/>
        </w:rPr>
        <w:t>rpỉm</w:t>
      </w:r>
    </w:p>
    <w:p w14:paraId="02F2054C" w14:textId="3FB25438" w:rsidR="00583826" w:rsidRPr="002F63A9" w:rsidRDefault="00583826" w:rsidP="00583826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Final aleph nouns with feminine ending t do not have th</w:t>
      </w:r>
      <w:r w:rsidR="00662198">
        <w:rPr>
          <w:rFonts w:asciiTheme="majorBidi" w:hAnsiTheme="majorBidi" w:cstheme="majorBidi"/>
        </w:rPr>
        <w:t>ese</w:t>
      </w:r>
      <w:r>
        <w:rPr>
          <w:rFonts w:asciiTheme="majorBidi" w:hAnsiTheme="majorBidi" w:cstheme="majorBidi"/>
        </w:rPr>
        <w:t xml:space="preserve"> variations, as the case ending was added after the t ending.</w:t>
      </w:r>
    </w:p>
    <w:p w14:paraId="1A0CFEFF" w14:textId="0B21B46A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</w:p>
    <w:p w14:paraId="1B27C1A3" w14:textId="6456729E" w:rsidR="000C0E28" w:rsidRPr="000C0E28" w:rsidRDefault="00375FAD" w:rsidP="0066219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###########################</w:t>
      </w:r>
      <w:r>
        <w:rPr>
          <w:rFonts w:asciiTheme="majorBidi" w:hAnsiTheme="majorBidi" w:cstheme="majorBidi"/>
        </w:rPr>
        <w:br/>
      </w:r>
      <w:r w:rsidR="00583826">
        <w:rPr>
          <w:rFonts w:asciiTheme="majorBidi" w:hAnsiTheme="majorBidi" w:cstheme="majorBidi"/>
        </w:rPr>
        <w:t>(2) II-ˀ nominal forms. Some nouns, with or without feminine ending, can have different vocalic patterns in singular and plural and the aleph-sign will show it. E.g.</w:t>
      </w:r>
      <w:r w:rsidR="00662198">
        <w:rPr>
          <w:rFonts w:asciiTheme="majorBidi" w:hAnsiTheme="majorBidi" w:cstheme="majorBidi"/>
        </w:rPr>
        <w:t xml:space="preserve"> </w:t>
      </w:r>
      <w:r w:rsidR="000C0E28" w:rsidRPr="000C0E28">
        <w:rPr>
          <w:rFonts w:asciiTheme="majorBidi" w:hAnsiTheme="majorBidi" w:cstheme="majorBidi"/>
        </w:rPr>
        <w:t>pit "boundary"</w:t>
      </w:r>
    </w:p>
    <w:p w14:paraId="5F3C53DE" w14:textId="7777777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</w:p>
    <w:p w14:paraId="286A5AB2" w14:textId="4FA0BED4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pit singular</w:t>
      </w:r>
      <w:r w:rsidR="00583826">
        <w:rPr>
          <w:rFonts w:asciiTheme="majorBidi" w:hAnsiTheme="majorBidi" w:cstheme="majorBidi"/>
        </w:rPr>
        <w:t xml:space="preserve"> /piˀtu/</w:t>
      </w:r>
    </w:p>
    <w:p w14:paraId="1326197C" w14:textId="71B5AA34" w:rsidR="000C0E28" w:rsidRPr="00B37E05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pat plural</w:t>
      </w:r>
      <w:r w:rsidR="00583826">
        <w:rPr>
          <w:rFonts w:asciiTheme="majorBidi" w:hAnsiTheme="majorBidi" w:cstheme="majorBidi"/>
        </w:rPr>
        <w:t xml:space="preserve"> /piˀātu/</w:t>
      </w:r>
    </w:p>
    <w:p w14:paraId="37AC7414" w14:textId="7777777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</w:p>
    <w:p w14:paraId="6DEDE86C" w14:textId="49F12F6E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pit is our paradigmatic</w:t>
      </w:r>
      <w:r w:rsidR="006213B4">
        <w:rPr>
          <w:rFonts w:asciiTheme="majorBidi" w:hAnsiTheme="majorBidi" w:cstheme="majorBidi"/>
        </w:rPr>
        <w:t xml:space="preserve"> lexical</w:t>
      </w:r>
      <w:r w:rsidRPr="000C0E28">
        <w:rPr>
          <w:rFonts w:asciiTheme="majorBidi" w:hAnsiTheme="majorBidi" w:cstheme="majorBidi"/>
        </w:rPr>
        <w:t xml:space="preserve"> form</w:t>
      </w:r>
      <w:r w:rsidR="006213B4">
        <w:rPr>
          <w:rFonts w:asciiTheme="majorBidi" w:hAnsiTheme="majorBidi" w:cstheme="majorBidi"/>
        </w:rPr>
        <w:t xml:space="preserve"> in singular</w:t>
      </w:r>
      <w:r w:rsidRPr="000C0E28">
        <w:rPr>
          <w:rFonts w:asciiTheme="majorBidi" w:hAnsiTheme="majorBidi" w:cstheme="majorBidi"/>
        </w:rPr>
        <w:t>,</w:t>
      </w:r>
      <w:r w:rsidR="006213B4">
        <w:rPr>
          <w:rFonts w:asciiTheme="majorBidi" w:hAnsiTheme="majorBidi" w:cstheme="majorBidi"/>
        </w:rPr>
        <w:t xml:space="preserve"> but</w:t>
      </w:r>
      <w:r w:rsidRPr="000C0E28">
        <w:rPr>
          <w:rFonts w:asciiTheme="majorBidi" w:hAnsiTheme="majorBidi" w:cstheme="majorBidi"/>
        </w:rPr>
        <w:t xml:space="preserve"> if it occurs in the plural,</w:t>
      </w:r>
      <w:r w:rsidR="006213B4">
        <w:rPr>
          <w:rFonts w:asciiTheme="majorBidi" w:hAnsiTheme="majorBidi" w:cstheme="majorBidi"/>
        </w:rPr>
        <w:t xml:space="preserve"> its vocalization changes, and</w:t>
      </w:r>
      <w:r w:rsidRPr="000C0E28">
        <w:rPr>
          <w:rFonts w:asciiTheme="majorBidi" w:hAnsiTheme="majorBidi" w:cstheme="majorBidi"/>
        </w:rPr>
        <w:t xml:space="preserve"> we encode it with:</w:t>
      </w:r>
    </w:p>
    <w:p w14:paraId="0A35C348" w14:textId="192616EC" w:rsidR="00B34F7B" w:rsidRPr="00B34F7B" w:rsidRDefault="000C0E28" w:rsidP="00B34F7B">
      <w:pPr>
        <w:spacing w:after="0"/>
        <w:rPr>
          <w:rFonts w:asciiTheme="majorBidi" w:hAnsiTheme="majorBidi" w:cstheme="majorBidi"/>
        </w:rPr>
      </w:pPr>
      <w:r w:rsidRPr="00B34F7B">
        <w:rPr>
          <w:rFonts w:asciiTheme="majorBidi" w:hAnsiTheme="majorBidi" w:cstheme="majorBidi"/>
        </w:rPr>
        <w:t>p(i&amp;a(t/t=</w:t>
      </w:r>
      <w:r w:rsidR="00B34F7B" w:rsidRPr="00B34F7B">
        <w:rPr>
          <w:rFonts w:asciiTheme="majorBidi" w:hAnsiTheme="majorBidi" w:cstheme="majorBidi"/>
        </w:rPr>
        <w:br/>
      </w:r>
      <w:r w:rsidR="00B34F7B" w:rsidRPr="00B34F7B">
        <w:rPr>
          <w:rFonts w:asciiTheme="majorBidi" w:hAnsiTheme="majorBidi" w:cstheme="majorBidi"/>
        </w:rPr>
        <w:br/>
      </w:r>
      <w:r w:rsidR="00B37E05" w:rsidRPr="00662198">
        <w:rPr>
          <w:rFonts w:asciiTheme="majorBidi" w:hAnsiTheme="majorBidi" w:cstheme="majorBidi"/>
        </w:rPr>
        <w:t xml:space="preserve">(3) </w:t>
      </w:r>
      <w:r w:rsidR="00B34F7B" w:rsidRPr="00662198">
        <w:rPr>
          <w:rFonts w:asciiTheme="majorBidi" w:hAnsiTheme="majorBidi" w:cstheme="majorBidi"/>
        </w:rPr>
        <w:t>Prosthetic aleph</w:t>
      </w:r>
      <w:r w:rsidR="00B34F7B">
        <w:rPr>
          <w:rFonts w:asciiTheme="majorBidi" w:hAnsiTheme="majorBidi" w:cstheme="majorBidi"/>
        </w:rPr>
        <w:br/>
        <w:t>A</w:t>
      </w:r>
      <w:r w:rsidR="00B34F7B" w:rsidRPr="00B34F7B">
        <w:rPr>
          <w:rFonts w:asciiTheme="majorBidi" w:hAnsiTheme="majorBidi" w:cstheme="majorBidi"/>
        </w:rPr>
        <w:t xml:space="preserve"> very special case of aleph that is added in</w:t>
      </w:r>
      <w:r w:rsidR="00B34F7B">
        <w:rPr>
          <w:rFonts w:asciiTheme="majorBidi" w:hAnsiTheme="majorBidi" w:cstheme="majorBidi"/>
        </w:rPr>
        <w:t xml:space="preserve"> the</w:t>
      </w:r>
      <w:r w:rsidR="00B34F7B" w:rsidRPr="00B34F7B">
        <w:rPr>
          <w:rFonts w:asciiTheme="majorBidi" w:hAnsiTheme="majorBidi" w:cstheme="majorBidi"/>
        </w:rPr>
        <w:t xml:space="preserve"> plural of a noun, namely a prostetic aleph: dmʿ "tear". </w:t>
      </w:r>
      <w:r w:rsidR="00B34F7B">
        <w:rPr>
          <w:rFonts w:asciiTheme="majorBidi" w:hAnsiTheme="majorBidi" w:cstheme="majorBidi"/>
        </w:rPr>
        <w:t xml:space="preserve">In the plural, it has a prefixed “u”. </w:t>
      </w:r>
      <w:r w:rsidR="00B37E05">
        <w:rPr>
          <w:rFonts w:asciiTheme="majorBidi" w:hAnsiTheme="majorBidi" w:cstheme="majorBidi"/>
        </w:rPr>
        <w:t xml:space="preserve">The same aleph </w:t>
      </w:r>
      <w:r w:rsidR="00B34F7B">
        <w:rPr>
          <w:rFonts w:asciiTheme="majorBidi" w:hAnsiTheme="majorBidi" w:cstheme="majorBidi"/>
        </w:rPr>
        <w:t>occurs as well</w:t>
      </w:r>
      <w:r w:rsidR="00B34F7B" w:rsidRPr="00B34F7B">
        <w:rPr>
          <w:rFonts w:asciiTheme="majorBidi" w:hAnsiTheme="majorBidi" w:cstheme="majorBidi"/>
        </w:rPr>
        <w:t xml:space="preserve"> in imperative forms</w:t>
      </w:r>
      <w:r w:rsidR="00B37E05">
        <w:rPr>
          <w:rFonts w:asciiTheme="majorBidi" w:hAnsiTheme="majorBidi" w:cstheme="majorBidi"/>
        </w:rPr>
        <w:t xml:space="preserve"> (see below)</w:t>
      </w:r>
      <w:r w:rsidR="00B34F7B">
        <w:rPr>
          <w:rFonts w:asciiTheme="majorBidi" w:hAnsiTheme="majorBidi" w:cstheme="majorBidi"/>
        </w:rPr>
        <w:t>, and its function is to break the initial cluster of consonants. In the encoding, we treat it as a prefix, e.g.:</w:t>
      </w:r>
      <w:r w:rsidR="00B34F7B">
        <w:rPr>
          <w:rFonts w:asciiTheme="majorBidi" w:hAnsiTheme="majorBidi" w:cstheme="majorBidi"/>
        </w:rPr>
        <w:br/>
      </w:r>
    </w:p>
    <w:p w14:paraId="50A72C6B" w14:textId="77777777" w:rsidR="004B64A5" w:rsidRDefault="00B34F7B" w:rsidP="00B34F7B">
      <w:pPr>
        <w:spacing w:after="0"/>
        <w:rPr>
          <w:ins w:id="37" w:author="Martijn N" w:date="2026-02-16T10:12:00Z" w16du:dateUtc="2026-02-16T09:12:00Z"/>
          <w:rFonts w:asciiTheme="majorBidi" w:hAnsiTheme="majorBidi" w:cstheme="majorBidi"/>
          <w:b/>
          <w:bCs/>
          <w:sz w:val="24"/>
          <w:szCs w:val="24"/>
        </w:rPr>
      </w:pPr>
      <w:r w:rsidRPr="00B34F7B">
        <w:rPr>
          <w:rFonts w:asciiTheme="majorBidi" w:hAnsiTheme="majorBidi" w:cstheme="majorBidi"/>
        </w:rPr>
        <w:t xml:space="preserve">udmʿth !(ʔ&amp;u!dmʿ(t/t+h </w:t>
      </w:r>
      <w:r w:rsidR="00662198">
        <w:rPr>
          <w:rFonts w:asciiTheme="majorBidi" w:hAnsiTheme="majorBidi" w:cstheme="majorBidi"/>
        </w:rPr>
        <w:t>”</w:t>
      </w:r>
      <w:r w:rsidR="00B37E05">
        <w:rPr>
          <w:rFonts w:asciiTheme="majorBidi" w:hAnsiTheme="majorBidi" w:cstheme="majorBidi"/>
        </w:rPr>
        <w:t>his tears</w:t>
      </w:r>
      <w:r w:rsidR="00662198">
        <w:rPr>
          <w:rFonts w:asciiTheme="majorBidi" w:hAnsiTheme="majorBidi" w:cstheme="majorBidi"/>
        </w:rPr>
        <w:t>”</w:t>
      </w:r>
      <w:r w:rsidR="00B37E05">
        <w:rPr>
          <w:rFonts w:asciiTheme="majorBidi" w:hAnsiTheme="majorBidi" w:cstheme="majorBidi"/>
        </w:rPr>
        <w:t xml:space="preserve"> (</w:t>
      </w:r>
      <w:r>
        <w:rPr>
          <w:rFonts w:asciiTheme="majorBidi" w:hAnsiTheme="majorBidi" w:cstheme="majorBidi"/>
        </w:rPr>
        <w:t xml:space="preserve">TODO: maybe think about other marker than !! for the prefix, because this is </w:t>
      </w:r>
      <w:r w:rsidR="00B37E05">
        <w:rPr>
          <w:rFonts w:asciiTheme="majorBidi" w:hAnsiTheme="majorBidi" w:cstheme="majorBidi"/>
        </w:rPr>
        <w:t xml:space="preserve">used </w:t>
      </w:r>
      <w:r>
        <w:rPr>
          <w:rFonts w:asciiTheme="majorBidi" w:hAnsiTheme="majorBidi" w:cstheme="majorBidi"/>
        </w:rPr>
        <w:t>for verbal prefixes.</w:t>
      </w:r>
      <w:r w:rsidR="00B37E05">
        <w:rPr>
          <w:rFonts w:asciiTheme="majorBidi" w:hAnsiTheme="majorBidi" w:cstheme="majorBidi"/>
        </w:rPr>
        <w:t>:</w:t>
      </w:r>
      <w:ins w:id="38" w:author="Martijn N" w:date="2026-02-16T09:54:00Z" w16du:dateUtc="2026-02-16T08:54:00Z">
        <w:r w:rsidR="000F634E">
          <w:rPr>
            <w:rFonts w:asciiTheme="majorBidi" w:hAnsiTheme="majorBidi" w:cstheme="majorBidi"/>
          </w:rPr>
          <w:br/>
        </w:r>
        <w:r w:rsidR="000F634E">
          <w:rPr>
            <w:rFonts w:asciiTheme="majorBidi" w:hAnsiTheme="majorBidi" w:cstheme="majorBidi"/>
          </w:rPr>
          <w:br/>
        </w:r>
      </w:ins>
    </w:p>
    <w:p w14:paraId="4F7A0E9A" w14:textId="77777777" w:rsidR="004B64A5" w:rsidRDefault="004B64A5">
      <w:pPr>
        <w:rPr>
          <w:ins w:id="39" w:author="Martijn N" w:date="2026-02-16T10:12:00Z" w16du:dateUtc="2026-02-16T09:12:00Z"/>
          <w:rFonts w:asciiTheme="majorBidi" w:hAnsiTheme="majorBidi" w:cstheme="majorBidi"/>
          <w:b/>
          <w:bCs/>
          <w:sz w:val="24"/>
          <w:szCs w:val="24"/>
        </w:rPr>
      </w:pPr>
      <w:ins w:id="40" w:author="Martijn N" w:date="2026-02-16T10:12:00Z" w16du:dateUtc="2026-02-16T09:12:00Z">
        <w:r>
          <w:rPr>
            <w:rFonts w:asciiTheme="majorBidi" w:hAnsiTheme="majorBidi" w:cstheme="majorBidi"/>
            <w:b/>
            <w:bCs/>
            <w:sz w:val="24"/>
            <w:szCs w:val="24"/>
          </w:rPr>
          <w:br w:type="page"/>
        </w:r>
      </w:ins>
    </w:p>
    <w:p w14:paraId="5AFA6A2C" w14:textId="3A6EBEFE" w:rsidR="000C0E28" w:rsidRDefault="000F634E" w:rsidP="00B34F7B">
      <w:pPr>
        <w:spacing w:after="0"/>
        <w:rPr>
          <w:ins w:id="41" w:author="Martijn N" w:date="2026-02-16T10:03:00Z" w16du:dateUtc="2026-02-16T09:03:00Z"/>
          <w:rFonts w:asciiTheme="majorBidi" w:hAnsiTheme="majorBidi" w:cstheme="majorBidi"/>
        </w:rPr>
      </w:pPr>
      <w:ins w:id="42" w:author="Martijn N" w:date="2026-02-16T09:54:00Z" w16du:dateUtc="2026-02-16T08:54:00Z">
        <w:r w:rsidRPr="000F634E">
          <w:rPr>
            <w:rFonts w:asciiTheme="majorBidi" w:hAnsiTheme="majorBidi" w:cstheme="majorBidi"/>
            <w:b/>
            <w:bCs/>
            <w:sz w:val="24"/>
            <w:szCs w:val="24"/>
            <w:rPrChange w:id="43" w:author="Martijn N" w:date="2026-02-16T09:55:00Z" w16du:dateUtc="2026-02-16T08:55:00Z">
              <w:rPr>
                <w:rFonts w:asciiTheme="majorBidi" w:hAnsiTheme="majorBidi" w:cstheme="majorBidi"/>
              </w:rPr>
            </w:rPrChange>
          </w:rPr>
          <w:lastRenderedPageBreak/>
          <w:t>Pronominal suffixes</w:t>
        </w:r>
      </w:ins>
      <w:ins w:id="44" w:author="Martijn N" w:date="2026-02-16T09:55:00Z" w16du:dateUtc="2026-02-16T08:55:00Z">
        <w:r>
          <w:rPr>
            <w:rFonts w:asciiTheme="majorBidi" w:hAnsiTheme="majorBidi" w:cstheme="majorBidi"/>
          </w:rPr>
          <w:br/>
        </w:r>
        <w:r>
          <w:rPr>
            <w:rFonts w:asciiTheme="majorBidi" w:hAnsiTheme="majorBidi" w:cstheme="majorBidi"/>
          </w:rPr>
          <w:br/>
          <w:t>We use the following conventions to</w:t>
        </w:r>
      </w:ins>
      <w:ins w:id="45" w:author="Martijn N" w:date="2026-02-16T10:13:00Z" w16du:dateUtc="2026-02-16T09:13:00Z">
        <w:r w:rsidR="004B64A5">
          <w:rPr>
            <w:rFonts w:asciiTheme="majorBidi" w:hAnsiTheme="majorBidi" w:cstheme="majorBidi"/>
          </w:rPr>
          <w:t xml:space="preserve"> parse and</w:t>
        </w:r>
      </w:ins>
      <w:ins w:id="46" w:author="Martijn N" w:date="2026-02-16T09:55:00Z" w16du:dateUtc="2026-02-16T08:55:00Z">
        <w:r>
          <w:rPr>
            <w:rFonts w:asciiTheme="majorBidi" w:hAnsiTheme="majorBidi" w:cstheme="majorBidi"/>
          </w:rPr>
          <w:t xml:space="preserve"> disambiguate pronominal suffixes</w:t>
        </w:r>
      </w:ins>
      <w:ins w:id="47" w:author="Martijn N" w:date="2026-02-16T10:03:00Z" w16du:dateUtc="2026-02-16T09:03:00Z">
        <w:r>
          <w:rPr>
            <w:rFonts w:asciiTheme="majorBidi" w:hAnsiTheme="majorBidi" w:cstheme="majorBidi"/>
          </w:rPr>
          <w:t>:</w:t>
        </w:r>
      </w:ins>
    </w:p>
    <w:p w14:paraId="1FF154EE" w14:textId="5F176E8F" w:rsidR="000F634E" w:rsidRDefault="000F634E" w:rsidP="00B34F7B">
      <w:pPr>
        <w:spacing w:after="0"/>
        <w:rPr>
          <w:ins w:id="48" w:author="Martijn N" w:date="2026-02-16T10:10:00Z" w16du:dateUtc="2026-02-16T09:10:00Z"/>
          <w:rFonts w:asciiTheme="majorBidi" w:hAnsiTheme="majorBidi" w:cstheme="majorBidi"/>
        </w:rPr>
      </w:pPr>
    </w:p>
    <w:p w14:paraId="600643C9" w14:textId="072F7D86" w:rsidR="004B64A5" w:rsidRPr="004B64A5" w:rsidRDefault="004B64A5" w:rsidP="00B34F7B">
      <w:pPr>
        <w:spacing w:after="0"/>
        <w:rPr>
          <w:ins w:id="49" w:author="Martijn N" w:date="2026-02-16T10:07:00Z" w16du:dateUtc="2026-02-16T09:07:00Z"/>
          <w:rFonts w:asciiTheme="majorBidi" w:hAnsiTheme="majorBidi" w:cstheme="majorBidi"/>
          <w:b/>
          <w:bCs/>
          <w:rPrChange w:id="50" w:author="Martijn N" w:date="2026-02-16T10:14:00Z" w16du:dateUtc="2026-02-16T09:14:00Z">
            <w:rPr>
              <w:ins w:id="51" w:author="Martijn N" w:date="2026-02-16T10:07:00Z" w16du:dateUtc="2026-02-16T09:07:00Z"/>
              <w:rFonts w:asciiTheme="majorBidi" w:hAnsiTheme="majorBidi" w:cstheme="majorBidi"/>
            </w:rPr>
          </w:rPrChange>
        </w:rPr>
      </w:pPr>
      <w:ins w:id="52" w:author="Martijn N" w:date="2026-02-16T10:10:00Z" w16du:dateUtc="2026-02-16T09:10:00Z">
        <w:r w:rsidRPr="004B64A5">
          <w:rPr>
            <w:rFonts w:asciiTheme="majorBidi" w:hAnsiTheme="majorBidi" w:cstheme="majorBidi"/>
            <w:b/>
            <w:bCs/>
            <w:rPrChange w:id="53" w:author="Martijn N" w:date="2026-02-16T10:14:00Z" w16du:dateUtc="2026-02-16T09:14:00Z">
              <w:rPr>
                <w:rFonts w:asciiTheme="majorBidi" w:hAnsiTheme="majorBidi" w:cstheme="majorBidi"/>
              </w:rPr>
            </w:rPrChange>
          </w:rPr>
          <w:t>Singular</w:t>
        </w:r>
      </w:ins>
    </w:p>
    <w:p w14:paraId="04DD9711" w14:textId="1D85A41F" w:rsidR="004B64A5" w:rsidRDefault="004B64A5" w:rsidP="00B34F7B">
      <w:pPr>
        <w:spacing w:after="0"/>
        <w:rPr>
          <w:ins w:id="54" w:author="Martijn N" w:date="2026-02-16T10:07:00Z" w16du:dateUtc="2026-02-16T09:07:00Z"/>
          <w:rFonts w:asciiTheme="majorBidi" w:hAnsiTheme="majorBidi" w:cstheme="majorBidi"/>
        </w:rPr>
      </w:pPr>
      <w:ins w:id="55" w:author="Martijn N" w:date="2026-02-16T10:07:00Z" w16du:dateUtc="2026-02-16T09:07:00Z">
        <w:r>
          <w:rPr>
            <w:rFonts w:asciiTheme="majorBidi" w:hAnsiTheme="majorBidi" w:cstheme="majorBidi"/>
          </w:rPr>
          <w:t>1c</w:t>
        </w:r>
      </w:ins>
      <w:ins w:id="56" w:author="Martijn N" w:date="2026-02-16T10:09:00Z" w16du:dateUtc="2026-02-16T09:09:00Z">
        <w:r>
          <w:rPr>
            <w:rFonts w:asciiTheme="majorBidi" w:hAnsiTheme="majorBidi" w:cstheme="majorBidi"/>
          </w:rPr>
          <w:t>s</w:t>
        </w:r>
      </w:ins>
      <w:ins w:id="57" w:author="Martijn N" w:date="2026-02-16T10:07:00Z" w16du:dateUtc="2026-02-16T09:07:00Z">
        <w:r>
          <w:rPr>
            <w:rFonts w:asciiTheme="majorBidi" w:hAnsiTheme="majorBidi" w:cstheme="majorBidi"/>
          </w:rPr>
          <w:tab/>
          <w:t>+y</w:t>
        </w:r>
      </w:ins>
    </w:p>
    <w:p w14:paraId="4A8FD646" w14:textId="03366039" w:rsidR="004B64A5" w:rsidRDefault="004B64A5" w:rsidP="00B34F7B">
      <w:pPr>
        <w:spacing w:after="0"/>
        <w:rPr>
          <w:ins w:id="58" w:author="Martijn N" w:date="2026-02-16T10:08:00Z" w16du:dateUtc="2026-02-16T09:08:00Z"/>
          <w:rFonts w:asciiTheme="majorBidi" w:hAnsiTheme="majorBidi" w:cstheme="majorBidi"/>
        </w:rPr>
      </w:pPr>
      <w:ins w:id="59" w:author="Martijn N" w:date="2026-02-16T10:07:00Z" w16du:dateUtc="2026-02-16T09:07:00Z">
        <w:r>
          <w:rPr>
            <w:rFonts w:asciiTheme="majorBidi" w:hAnsiTheme="majorBidi" w:cstheme="majorBidi"/>
          </w:rPr>
          <w:tab/>
          <w:t>+n</w:t>
        </w:r>
      </w:ins>
      <w:ins w:id="60" w:author="Martijn N" w:date="2026-02-16T10:11:00Z" w16du:dateUtc="2026-02-16T09:11:00Z">
        <w:r>
          <w:rPr>
            <w:rFonts w:asciiTheme="majorBidi" w:hAnsiTheme="majorBidi" w:cstheme="majorBidi"/>
          </w:rPr>
          <w:t>=</w:t>
        </w:r>
      </w:ins>
    </w:p>
    <w:p w14:paraId="60670B82" w14:textId="7ADD2040" w:rsidR="004B64A5" w:rsidRDefault="004B64A5" w:rsidP="00B34F7B">
      <w:pPr>
        <w:spacing w:after="0"/>
        <w:rPr>
          <w:ins w:id="61" w:author="Martijn N" w:date="2026-02-16T10:08:00Z" w16du:dateUtc="2026-02-16T09:08:00Z"/>
          <w:rFonts w:asciiTheme="majorBidi" w:hAnsiTheme="majorBidi" w:cstheme="majorBidi"/>
        </w:rPr>
      </w:pPr>
      <w:ins w:id="62" w:author="Martijn N" w:date="2026-02-16T10:08:00Z" w16du:dateUtc="2026-02-16T09:08:00Z">
        <w:r>
          <w:rPr>
            <w:rFonts w:asciiTheme="majorBidi" w:hAnsiTheme="majorBidi" w:cstheme="majorBidi"/>
          </w:rPr>
          <w:tab/>
          <w:t>+ny</w:t>
        </w:r>
      </w:ins>
      <w:ins w:id="63" w:author="Martijn N" w:date="2026-02-16T10:11:00Z" w16du:dateUtc="2026-02-16T09:11:00Z">
        <w:r>
          <w:rPr>
            <w:rFonts w:asciiTheme="majorBidi" w:hAnsiTheme="majorBidi" w:cstheme="majorBidi"/>
          </w:rPr>
          <w:t>=</w:t>
        </w:r>
      </w:ins>
    </w:p>
    <w:p w14:paraId="639E28EB" w14:textId="641597EA" w:rsidR="004B64A5" w:rsidRDefault="004B64A5" w:rsidP="00B34F7B">
      <w:pPr>
        <w:spacing w:after="0"/>
        <w:rPr>
          <w:ins w:id="64" w:author="Martijn N" w:date="2026-02-16T10:08:00Z" w16du:dateUtc="2026-02-16T09:08:00Z"/>
          <w:rFonts w:asciiTheme="majorBidi" w:hAnsiTheme="majorBidi" w:cstheme="majorBidi"/>
        </w:rPr>
      </w:pPr>
      <w:ins w:id="65" w:author="Martijn N" w:date="2026-02-16T10:08:00Z" w16du:dateUtc="2026-02-16T09:08:00Z">
        <w:r>
          <w:rPr>
            <w:rFonts w:asciiTheme="majorBidi" w:hAnsiTheme="majorBidi" w:cstheme="majorBidi"/>
          </w:rPr>
          <w:t>2m</w:t>
        </w:r>
      </w:ins>
      <w:ins w:id="66" w:author="Martijn N" w:date="2026-02-16T10:09:00Z" w16du:dateUtc="2026-02-16T09:09:00Z">
        <w:r>
          <w:rPr>
            <w:rFonts w:asciiTheme="majorBidi" w:hAnsiTheme="majorBidi" w:cstheme="majorBidi"/>
          </w:rPr>
          <w:t>s</w:t>
        </w:r>
      </w:ins>
      <w:ins w:id="67" w:author="Martijn N" w:date="2026-02-16T10:08:00Z" w16du:dateUtc="2026-02-16T09:08:00Z">
        <w:r>
          <w:rPr>
            <w:rFonts w:asciiTheme="majorBidi" w:hAnsiTheme="majorBidi" w:cstheme="majorBidi"/>
          </w:rPr>
          <w:tab/>
          <w:t>+k</w:t>
        </w:r>
      </w:ins>
    </w:p>
    <w:p w14:paraId="0BC08A9A" w14:textId="2A6DE0BA" w:rsidR="004B64A5" w:rsidRDefault="004B64A5" w:rsidP="00B34F7B">
      <w:pPr>
        <w:spacing w:after="0"/>
        <w:rPr>
          <w:ins w:id="68" w:author="Martijn N" w:date="2026-02-16T10:08:00Z" w16du:dateUtc="2026-02-16T09:08:00Z"/>
          <w:rFonts w:asciiTheme="majorBidi" w:hAnsiTheme="majorBidi" w:cstheme="majorBidi"/>
        </w:rPr>
      </w:pPr>
      <w:ins w:id="69" w:author="Martijn N" w:date="2026-02-16T10:08:00Z" w16du:dateUtc="2026-02-16T09:08:00Z">
        <w:r>
          <w:rPr>
            <w:rFonts w:asciiTheme="majorBidi" w:hAnsiTheme="majorBidi" w:cstheme="majorBidi"/>
          </w:rPr>
          <w:tab/>
          <w:t>+nk</w:t>
        </w:r>
      </w:ins>
    </w:p>
    <w:p w14:paraId="4020C3D4" w14:textId="4EEF6F53" w:rsidR="004B64A5" w:rsidRDefault="004B64A5" w:rsidP="00B34F7B">
      <w:pPr>
        <w:spacing w:after="0"/>
        <w:rPr>
          <w:ins w:id="70" w:author="Martijn N" w:date="2026-02-16T10:09:00Z" w16du:dateUtc="2026-02-16T09:09:00Z"/>
          <w:rFonts w:asciiTheme="majorBidi" w:hAnsiTheme="majorBidi" w:cstheme="majorBidi"/>
        </w:rPr>
      </w:pPr>
      <w:ins w:id="71" w:author="Martijn N" w:date="2026-02-16T10:08:00Z" w16du:dateUtc="2026-02-16T09:08:00Z">
        <w:r>
          <w:rPr>
            <w:rFonts w:asciiTheme="majorBidi" w:hAnsiTheme="majorBidi" w:cstheme="majorBidi"/>
          </w:rPr>
          <w:t>2f</w:t>
        </w:r>
      </w:ins>
      <w:ins w:id="72" w:author="Martijn N" w:date="2026-02-16T10:09:00Z" w16du:dateUtc="2026-02-16T09:09:00Z">
        <w:r>
          <w:rPr>
            <w:rFonts w:asciiTheme="majorBidi" w:hAnsiTheme="majorBidi" w:cstheme="majorBidi"/>
          </w:rPr>
          <w:t>s</w:t>
        </w:r>
      </w:ins>
      <w:ins w:id="73" w:author="Martijn N" w:date="2026-02-16T10:08:00Z" w16du:dateUtc="2026-02-16T09:08:00Z">
        <w:r>
          <w:rPr>
            <w:rFonts w:asciiTheme="majorBidi" w:hAnsiTheme="majorBidi" w:cstheme="majorBidi"/>
          </w:rPr>
          <w:tab/>
          <w:t>+k=</w:t>
        </w:r>
      </w:ins>
    </w:p>
    <w:p w14:paraId="190350BF" w14:textId="4E03771D" w:rsidR="004B64A5" w:rsidRDefault="004B64A5" w:rsidP="00B34F7B">
      <w:pPr>
        <w:spacing w:after="0"/>
        <w:rPr>
          <w:ins w:id="74" w:author="Martijn N" w:date="2026-02-16T10:09:00Z" w16du:dateUtc="2026-02-16T09:09:00Z"/>
          <w:rFonts w:asciiTheme="majorBidi" w:hAnsiTheme="majorBidi" w:cstheme="majorBidi"/>
        </w:rPr>
      </w:pPr>
      <w:ins w:id="75" w:author="Martijn N" w:date="2026-02-16T10:09:00Z" w16du:dateUtc="2026-02-16T09:09:00Z">
        <w:r>
          <w:rPr>
            <w:rFonts w:asciiTheme="majorBidi" w:hAnsiTheme="majorBidi" w:cstheme="majorBidi"/>
          </w:rPr>
          <w:t>3ms</w:t>
        </w:r>
        <w:r>
          <w:rPr>
            <w:rFonts w:asciiTheme="majorBidi" w:hAnsiTheme="majorBidi" w:cstheme="majorBidi"/>
          </w:rPr>
          <w:tab/>
          <w:t>+h</w:t>
        </w:r>
      </w:ins>
    </w:p>
    <w:p w14:paraId="4D2D9DE6" w14:textId="09985560" w:rsidR="004B64A5" w:rsidRDefault="004B64A5" w:rsidP="00B34F7B">
      <w:pPr>
        <w:spacing w:after="0"/>
        <w:rPr>
          <w:ins w:id="76" w:author="Martijn N" w:date="2026-02-16T10:09:00Z" w16du:dateUtc="2026-02-16T09:09:00Z"/>
          <w:rFonts w:asciiTheme="majorBidi" w:hAnsiTheme="majorBidi" w:cstheme="majorBidi"/>
        </w:rPr>
      </w:pPr>
      <w:ins w:id="77" w:author="Martijn N" w:date="2026-02-16T10:09:00Z" w16du:dateUtc="2026-02-16T09:09:00Z">
        <w:r>
          <w:rPr>
            <w:rFonts w:asciiTheme="majorBidi" w:hAnsiTheme="majorBidi" w:cstheme="majorBidi"/>
          </w:rPr>
          <w:tab/>
          <w:t>+nh</w:t>
        </w:r>
      </w:ins>
    </w:p>
    <w:p w14:paraId="7205F1D2" w14:textId="28A2BB3D" w:rsidR="004B64A5" w:rsidRDefault="004B64A5" w:rsidP="00B34F7B">
      <w:pPr>
        <w:spacing w:after="0"/>
        <w:rPr>
          <w:ins w:id="78" w:author="Martijn N" w:date="2026-02-16T10:12:00Z" w16du:dateUtc="2026-02-16T09:12:00Z"/>
          <w:rFonts w:asciiTheme="majorBidi" w:hAnsiTheme="majorBidi" w:cstheme="majorBidi"/>
        </w:rPr>
      </w:pPr>
      <w:ins w:id="79" w:author="Martijn N" w:date="2026-02-16T10:09:00Z" w16du:dateUtc="2026-02-16T09:09:00Z">
        <w:r>
          <w:rPr>
            <w:rFonts w:asciiTheme="majorBidi" w:hAnsiTheme="majorBidi" w:cstheme="majorBidi"/>
          </w:rPr>
          <w:tab/>
          <w:t>+nn</w:t>
        </w:r>
      </w:ins>
    </w:p>
    <w:p w14:paraId="30DBBD6B" w14:textId="782E0025" w:rsidR="004B64A5" w:rsidRDefault="004B64A5" w:rsidP="00B34F7B">
      <w:pPr>
        <w:spacing w:after="0"/>
        <w:rPr>
          <w:ins w:id="80" w:author="Martijn N" w:date="2026-02-16T10:12:00Z" w16du:dateUtc="2026-02-16T09:12:00Z"/>
          <w:rFonts w:asciiTheme="majorBidi" w:hAnsiTheme="majorBidi" w:cstheme="majorBidi"/>
        </w:rPr>
      </w:pPr>
      <w:ins w:id="81" w:author="Martijn N" w:date="2026-02-16T10:12:00Z" w16du:dateUtc="2026-02-16T09:12:00Z">
        <w:r>
          <w:rPr>
            <w:rFonts w:asciiTheme="majorBidi" w:hAnsiTheme="majorBidi" w:cstheme="majorBidi"/>
          </w:rPr>
          <w:t>3fs</w:t>
        </w:r>
        <w:r>
          <w:rPr>
            <w:rFonts w:asciiTheme="majorBidi" w:hAnsiTheme="majorBidi" w:cstheme="majorBidi"/>
          </w:rPr>
          <w:tab/>
          <w:t>+h=</w:t>
        </w:r>
      </w:ins>
    </w:p>
    <w:p w14:paraId="4ECD80BE" w14:textId="25199FB7" w:rsidR="004B64A5" w:rsidRDefault="004B64A5" w:rsidP="00B34F7B">
      <w:pPr>
        <w:spacing w:after="0"/>
        <w:rPr>
          <w:ins w:id="82" w:author="Martijn N" w:date="2026-02-16T10:15:00Z" w16du:dateUtc="2026-02-16T09:15:00Z"/>
          <w:rFonts w:asciiTheme="majorBidi" w:hAnsiTheme="majorBidi" w:cstheme="majorBidi"/>
        </w:rPr>
      </w:pPr>
      <w:ins w:id="83" w:author="Martijn N" w:date="2026-02-16T10:12:00Z" w16du:dateUtc="2026-02-16T09:12:00Z">
        <w:r>
          <w:rPr>
            <w:rFonts w:asciiTheme="majorBidi" w:hAnsiTheme="majorBidi" w:cstheme="majorBidi"/>
          </w:rPr>
          <w:tab/>
          <w:t>+nh=</w:t>
        </w:r>
      </w:ins>
    </w:p>
    <w:p w14:paraId="457FDBD5" w14:textId="77777777" w:rsidR="00E6723F" w:rsidRDefault="00E6723F" w:rsidP="00B34F7B">
      <w:pPr>
        <w:spacing w:after="0"/>
        <w:rPr>
          <w:ins w:id="84" w:author="Martijn N" w:date="2026-02-16T10:15:00Z" w16du:dateUtc="2026-02-16T09:15:00Z"/>
          <w:rFonts w:asciiTheme="majorBidi" w:hAnsiTheme="majorBidi" w:cstheme="majorBidi"/>
        </w:rPr>
      </w:pPr>
    </w:p>
    <w:p w14:paraId="16261FEE" w14:textId="179A9D96" w:rsidR="00E6723F" w:rsidRPr="00E6723F" w:rsidRDefault="00E6723F" w:rsidP="00B34F7B">
      <w:pPr>
        <w:spacing w:after="0"/>
        <w:rPr>
          <w:ins w:id="85" w:author="Martijn N" w:date="2026-02-16T10:15:00Z" w16du:dateUtc="2026-02-16T09:15:00Z"/>
          <w:rFonts w:asciiTheme="majorBidi" w:hAnsiTheme="majorBidi" w:cstheme="majorBidi"/>
          <w:lang w:val="nb-NO"/>
          <w:rPrChange w:id="86" w:author="Martijn N" w:date="2026-02-16T10:16:00Z" w16du:dateUtc="2026-02-16T09:16:00Z">
            <w:rPr>
              <w:ins w:id="87" w:author="Martijn N" w:date="2026-02-16T10:15:00Z" w16du:dateUtc="2026-02-16T09:15:00Z"/>
              <w:rFonts w:asciiTheme="majorBidi" w:hAnsiTheme="majorBidi" w:cstheme="majorBidi"/>
            </w:rPr>
          </w:rPrChange>
        </w:rPr>
      </w:pPr>
      <w:ins w:id="88" w:author="Martijn N" w:date="2026-02-16T10:15:00Z" w16du:dateUtc="2026-02-16T09:15:00Z">
        <w:r w:rsidRPr="00B52304">
          <w:rPr>
            <w:rFonts w:asciiTheme="majorBidi" w:hAnsiTheme="majorBidi" w:cstheme="majorBidi"/>
            <w:b/>
            <w:bCs/>
            <w:lang w:val="nb-NO"/>
            <w:rPrChange w:id="89" w:author="Martijn N" w:date="2026-02-16T11:01:00Z" w16du:dateUtc="2026-02-16T10:01:00Z">
              <w:rPr>
                <w:rFonts w:asciiTheme="majorBidi" w:hAnsiTheme="majorBidi" w:cstheme="majorBidi"/>
              </w:rPr>
            </w:rPrChange>
          </w:rPr>
          <w:t>Dual</w:t>
        </w:r>
        <w:r w:rsidRPr="00E6723F">
          <w:rPr>
            <w:rFonts w:asciiTheme="majorBidi" w:hAnsiTheme="majorBidi" w:cstheme="majorBidi"/>
            <w:lang w:val="nb-NO"/>
            <w:rPrChange w:id="90" w:author="Martijn N" w:date="2026-02-16T10:16:00Z" w16du:dateUtc="2026-02-16T09:16:00Z">
              <w:rPr>
                <w:rFonts w:asciiTheme="majorBidi" w:hAnsiTheme="majorBidi" w:cstheme="majorBidi"/>
              </w:rPr>
            </w:rPrChange>
          </w:rPr>
          <w:br/>
          <w:t>1cd</w:t>
        </w:r>
        <w:r w:rsidRPr="00E6723F">
          <w:rPr>
            <w:rFonts w:asciiTheme="majorBidi" w:hAnsiTheme="majorBidi" w:cstheme="majorBidi"/>
            <w:lang w:val="nb-NO"/>
            <w:rPrChange w:id="91" w:author="Martijn N" w:date="2026-02-16T10:16:00Z" w16du:dateUtc="2026-02-16T09:16:00Z">
              <w:rPr>
                <w:rFonts w:asciiTheme="majorBidi" w:hAnsiTheme="majorBidi" w:cstheme="majorBidi"/>
              </w:rPr>
            </w:rPrChange>
          </w:rPr>
          <w:tab/>
          <w:t>+ny=</w:t>
        </w:r>
      </w:ins>
    </w:p>
    <w:p w14:paraId="44FCACB1" w14:textId="3693606C" w:rsidR="00E6723F" w:rsidRPr="00E6723F" w:rsidRDefault="00E6723F" w:rsidP="00B34F7B">
      <w:pPr>
        <w:spacing w:after="0"/>
        <w:rPr>
          <w:ins w:id="92" w:author="Martijn N" w:date="2026-02-16T10:15:00Z" w16du:dateUtc="2026-02-16T09:15:00Z"/>
          <w:rFonts w:asciiTheme="majorBidi" w:hAnsiTheme="majorBidi" w:cstheme="majorBidi"/>
          <w:lang w:val="nb-NO"/>
          <w:rPrChange w:id="93" w:author="Martijn N" w:date="2026-02-16T10:16:00Z" w16du:dateUtc="2026-02-16T09:16:00Z">
            <w:rPr>
              <w:ins w:id="94" w:author="Martijn N" w:date="2026-02-16T10:15:00Z" w16du:dateUtc="2026-02-16T09:15:00Z"/>
              <w:rFonts w:asciiTheme="majorBidi" w:hAnsiTheme="majorBidi" w:cstheme="majorBidi"/>
            </w:rPr>
          </w:rPrChange>
        </w:rPr>
      </w:pPr>
      <w:ins w:id="95" w:author="Martijn N" w:date="2026-02-16T10:15:00Z" w16du:dateUtc="2026-02-16T09:15:00Z">
        <w:r w:rsidRPr="00E6723F">
          <w:rPr>
            <w:rFonts w:asciiTheme="majorBidi" w:hAnsiTheme="majorBidi" w:cstheme="majorBidi"/>
            <w:lang w:val="nb-NO"/>
            <w:rPrChange w:id="96" w:author="Martijn N" w:date="2026-02-16T10:16:00Z" w16du:dateUtc="2026-02-16T09:16:00Z">
              <w:rPr>
                <w:rFonts w:asciiTheme="majorBidi" w:hAnsiTheme="majorBidi" w:cstheme="majorBidi"/>
              </w:rPr>
            </w:rPrChange>
          </w:rPr>
          <w:t>2cd</w:t>
        </w:r>
        <w:r w:rsidRPr="00E6723F">
          <w:rPr>
            <w:rFonts w:asciiTheme="majorBidi" w:hAnsiTheme="majorBidi" w:cstheme="majorBidi"/>
            <w:lang w:val="nb-NO"/>
            <w:rPrChange w:id="97" w:author="Martijn N" w:date="2026-02-16T10:16:00Z" w16du:dateUtc="2026-02-16T09:16:00Z">
              <w:rPr>
                <w:rFonts w:asciiTheme="majorBidi" w:hAnsiTheme="majorBidi" w:cstheme="majorBidi"/>
              </w:rPr>
            </w:rPrChange>
          </w:rPr>
          <w:tab/>
          <w:t>+</w:t>
        </w:r>
      </w:ins>
      <w:ins w:id="98" w:author="Martijn N" w:date="2026-02-16T10:16:00Z" w16du:dateUtc="2026-02-16T09:16:00Z">
        <w:r w:rsidRPr="00E6723F">
          <w:rPr>
            <w:rFonts w:asciiTheme="majorBidi" w:hAnsiTheme="majorBidi" w:cstheme="majorBidi"/>
            <w:lang w:val="nb-NO"/>
            <w:rPrChange w:id="99" w:author="Martijn N" w:date="2026-02-16T10:16:00Z" w16du:dateUtc="2026-02-16T09:16:00Z">
              <w:rPr>
                <w:rFonts w:asciiTheme="majorBidi" w:hAnsiTheme="majorBidi" w:cstheme="majorBidi"/>
              </w:rPr>
            </w:rPrChange>
          </w:rPr>
          <w:t>k</w:t>
        </w:r>
        <w:r>
          <w:rPr>
            <w:rFonts w:asciiTheme="majorBidi" w:hAnsiTheme="majorBidi" w:cstheme="majorBidi"/>
            <w:lang w:val="nb-NO"/>
          </w:rPr>
          <w:t>m=</w:t>
        </w:r>
      </w:ins>
    </w:p>
    <w:p w14:paraId="5532F6E1" w14:textId="2A292C80" w:rsidR="00E6723F" w:rsidRPr="00E6723F" w:rsidRDefault="00E6723F" w:rsidP="00B34F7B">
      <w:pPr>
        <w:spacing w:after="0"/>
        <w:rPr>
          <w:ins w:id="100" w:author="Martijn N" w:date="2026-02-16T10:09:00Z" w16du:dateUtc="2026-02-16T09:09:00Z"/>
          <w:rFonts w:asciiTheme="majorBidi" w:hAnsiTheme="majorBidi" w:cstheme="majorBidi"/>
          <w:lang w:val="nb-NO"/>
          <w:rPrChange w:id="101" w:author="Martijn N" w:date="2026-02-16T10:16:00Z" w16du:dateUtc="2026-02-16T09:16:00Z">
            <w:rPr>
              <w:ins w:id="102" w:author="Martijn N" w:date="2026-02-16T10:09:00Z" w16du:dateUtc="2026-02-16T09:09:00Z"/>
              <w:rFonts w:asciiTheme="majorBidi" w:hAnsiTheme="majorBidi" w:cstheme="majorBidi"/>
            </w:rPr>
          </w:rPrChange>
        </w:rPr>
      </w:pPr>
      <w:ins w:id="103" w:author="Martijn N" w:date="2026-02-16T10:15:00Z" w16du:dateUtc="2026-02-16T09:15:00Z">
        <w:r w:rsidRPr="00E6723F">
          <w:rPr>
            <w:rFonts w:asciiTheme="majorBidi" w:hAnsiTheme="majorBidi" w:cstheme="majorBidi"/>
            <w:lang w:val="nb-NO"/>
            <w:rPrChange w:id="104" w:author="Martijn N" w:date="2026-02-16T10:16:00Z" w16du:dateUtc="2026-02-16T09:16:00Z">
              <w:rPr>
                <w:rFonts w:asciiTheme="majorBidi" w:hAnsiTheme="majorBidi" w:cstheme="majorBidi"/>
              </w:rPr>
            </w:rPrChange>
          </w:rPr>
          <w:t>3cd</w:t>
        </w:r>
      </w:ins>
      <w:ins w:id="105" w:author="Martijn N" w:date="2026-02-16T10:16:00Z" w16du:dateUtc="2026-02-16T09:16:00Z">
        <w:r>
          <w:rPr>
            <w:rFonts w:asciiTheme="majorBidi" w:hAnsiTheme="majorBidi" w:cstheme="majorBidi"/>
            <w:lang w:val="nb-NO"/>
          </w:rPr>
          <w:tab/>
          <w:t>+hm=</w:t>
        </w:r>
      </w:ins>
    </w:p>
    <w:p w14:paraId="11428277" w14:textId="4B007189" w:rsidR="004B64A5" w:rsidRPr="004B64A5" w:rsidRDefault="004B64A5" w:rsidP="00B34F7B">
      <w:pPr>
        <w:spacing w:after="0"/>
        <w:rPr>
          <w:ins w:id="106" w:author="Martijn N" w:date="2026-02-16T10:09:00Z" w16du:dateUtc="2026-02-16T09:09:00Z"/>
          <w:rFonts w:asciiTheme="majorBidi" w:hAnsiTheme="majorBidi" w:cstheme="majorBidi"/>
          <w:b/>
          <w:bCs/>
          <w:rPrChange w:id="107" w:author="Martijn N" w:date="2026-02-16T10:14:00Z" w16du:dateUtc="2026-02-16T09:14:00Z">
            <w:rPr>
              <w:ins w:id="108" w:author="Martijn N" w:date="2026-02-16T10:09:00Z" w16du:dateUtc="2026-02-16T09:09:00Z"/>
              <w:rFonts w:asciiTheme="majorBidi" w:hAnsiTheme="majorBidi" w:cstheme="majorBidi"/>
            </w:rPr>
          </w:rPrChange>
        </w:rPr>
      </w:pPr>
      <w:ins w:id="109" w:author="Martijn N" w:date="2026-02-16T10:10:00Z" w16du:dateUtc="2026-02-16T09:10:00Z">
        <w:r w:rsidRPr="00E6723F">
          <w:rPr>
            <w:rFonts w:asciiTheme="majorBidi" w:hAnsiTheme="majorBidi" w:cstheme="majorBidi"/>
            <w:lang w:val="nb-NO"/>
            <w:rPrChange w:id="110" w:author="Martijn N" w:date="2026-02-16T10:16:00Z" w16du:dateUtc="2026-02-16T09:16:00Z">
              <w:rPr>
                <w:rFonts w:asciiTheme="majorBidi" w:hAnsiTheme="majorBidi" w:cstheme="majorBidi"/>
              </w:rPr>
            </w:rPrChange>
          </w:rPr>
          <w:br/>
        </w:r>
        <w:r w:rsidRPr="004B64A5">
          <w:rPr>
            <w:rFonts w:asciiTheme="majorBidi" w:hAnsiTheme="majorBidi" w:cstheme="majorBidi"/>
            <w:b/>
            <w:bCs/>
            <w:rPrChange w:id="111" w:author="Martijn N" w:date="2026-02-16T10:14:00Z" w16du:dateUtc="2026-02-16T09:14:00Z">
              <w:rPr>
                <w:rFonts w:asciiTheme="majorBidi" w:hAnsiTheme="majorBidi" w:cstheme="majorBidi"/>
              </w:rPr>
            </w:rPrChange>
          </w:rPr>
          <w:t>Plural</w:t>
        </w:r>
      </w:ins>
    </w:p>
    <w:p w14:paraId="2245B8EE" w14:textId="0E2D297F" w:rsidR="004B64A5" w:rsidRDefault="004B64A5" w:rsidP="00B34F7B">
      <w:pPr>
        <w:spacing w:after="0"/>
        <w:rPr>
          <w:ins w:id="112" w:author="Martijn N" w:date="2026-02-16T10:10:00Z" w16du:dateUtc="2026-02-16T09:10:00Z"/>
          <w:rFonts w:asciiTheme="majorBidi" w:hAnsiTheme="majorBidi" w:cstheme="majorBidi"/>
        </w:rPr>
      </w:pPr>
      <w:ins w:id="113" w:author="Martijn N" w:date="2026-02-16T10:09:00Z" w16du:dateUtc="2026-02-16T09:09:00Z">
        <w:r>
          <w:rPr>
            <w:rFonts w:asciiTheme="majorBidi" w:hAnsiTheme="majorBidi" w:cstheme="majorBidi"/>
          </w:rPr>
          <w:t>1c</w:t>
        </w:r>
      </w:ins>
      <w:ins w:id="114" w:author="Martijn N" w:date="2026-02-16T10:10:00Z" w16du:dateUtc="2026-02-16T09:10:00Z">
        <w:r>
          <w:rPr>
            <w:rFonts w:asciiTheme="majorBidi" w:hAnsiTheme="majorBidi" w:cstheme="majorBidi"/>
          </w:rPr>
          <w:t>p</w:t>
        </w:r>
        <w:r>
          <w:rPr>
            <w:rFonts w:asciiTheme="majorBidi" w:hAnsiTheme="majorBidi" w:cstheme="majorBidi"/>
          </w:rPr>
          <w:tab/>
          <w:t>+</w:t>
        </w:r>
      </w:ins>
      <w:ins w:id="115" w:author="Martijn N" w:date="2026-02-16T10:11:00Z" w16du:dateUtc="2026-02-16T09:11:00Z">
        <w:r>
          <w:rPr>
            <w:rFonts w:asciiTheme="majorBidi" w:hAnsiTheme="majorBidi" w:cstheme="majorBidi"/>
          </w:rPr>
          <w:t>n</w:t>
        </w:r>
      </w:ins>
    </w:p>
    <w:p w14:paraId="6D78092F" w14:textId="37A7D579" w:rsidR="004B64A5" w:rsidRDefault="004B64A5" w:rsidP="00B34F7B">
      <w:pPr>
        <w:spacing w:after="0"/>
        <w:rPr>
          <w:ins w:id="116" w:author="Martijn N" w:date="2026-02-16T10:11:00Z" w16du:dateUtc="2026-02-16T09:11:00Z"/>
          <w:rFonts w:asciiTheme="majorBidi" w:hAnsiTheme="majorBidi" w:cstheme="majorBidi"/>
        </w:rPr>
      </w:pPr>
      <w:ins w:id="117" w:author="Martijn N" w:date="2026-02-16T10:10:00Z" w16du:dateUtc="2026-02-16T09:10:00Z">
        <w:r>
          <w:rPr>
            <w:rFonts w:asciiTheme="majorBidi" w:hAnsiTheme="majorBidi" w:cstheme="majorBidi"/>
          </w:rPr>
          <w:t>2mp</w:t>
        </w:r>
      </w:ins>
      <w:ins w:id="118" w:author="Martijn N" w:date="2026-02-16T10:11:00Z" w16du:dateUtc="2026-02-16T09:11:00Z">
        <w:r>
          <w:rPr>
            <w:rFonts w:asciiTheme="majorBidi" w:hAnsiTheme="majorBidi" w:cstheme="majorBidi"/>
          </w:rPr>
          <w:tab/>
          <w:t>+km</w:t>
        </w:r>
      </w:ins>
    </w:p>
    <w:p w14:paraId="5B249445" w14:textId="14CA0D4A" w:rsidR="004B64A5" w:rsidRDefault="004B64A5" w:rsidP="00B34F7B">
      <w:pPr>
        <w:spacing w:after="0"/>
        <w:rPr>
          <w:ins w:id="119" w:author="Martijn N" w:date="2026-02-16T10:10:00Z" w16du:dateUtc="2026-02-16T09:10:00Z"/>
          <w:rFonts w:asciiTheme="majorBidi" w:hAnsiTheme="majorBidi" w:cstheme="majorBidi"/>
        </w:rPr>
      </w:pPr>
      <w:ins w:id="120" w:author="Martijn N" w:date="2026-02-16T10:11:00Z" w16du:dateUtc="2026-02-16T09:11:00Z">
        <w:r>
          <w:rPr>
            <w:rFonts w:asciiTheme="majorBidi" w:hAnsiTheme="majorBidi" w:cstheme="majorBidi"/>
          </w:rPr>
          <w:tab/>
          <w:t>+nkm</w:t>
        </w:r>
      </w:ins>
    </w:p>
    <w:p w14:paraId="659DF129" w14:textId="5971CCE1" w:rsidR="004B64A5" w:rsidRDefault="004B64A5" w:rsidP="00B34F7B">
      <w:pPr>
        <w:spacing w:after="0"/>
        <w:rPr>
          <w:ins w:id="121" w:author="Martijn N" w:date="2026-02-16T10:10:00Z" w16du:dateUtc="2026-02-16T09:10:00Z"/>
          <w:rFonts w:asciiTheme="majorBidi" w:hAnsiTheme="majorBidi" w:cstheme="majorBidi"/>
        </w:rPr>
      </w:pPr>
      <w:ins w:id="122" w:author="Martijn N" w:date="2026-02-16T10:10:00Z" w16du:dateUtc="2026-02-16T09:10:00Z">
        <w:r>
          <w:rPr>
            <w:rFonts w:asciiTheme="majorBidi" w:hAnsiTheme="majorBidi" w:cstheme="majorBidi"/>
          </w:rPr>
          <w:t>2fp</w:t>
        </w:r>
      </w:ins>
      <w:ins w:id="123" w:author="Martijn N" w:date="2026-02-16T10:11:00Z" w16du:dateUtc="2026-02-16T09:11:00Z">
        <w:r>
          <w:rPr>
            <w:rFonts w:asciiTheme="majorBidi" w:hAnsiTheme="majorBidi" w:cstheme="majorBidi"/>
          </w:rPr>
          <w:tab/>
          <w:t>+kn</w:t>
        </w:r>
      </w:ins>
    </w:p>
    <w:p w14:paraId="2E61502A" w14:textId="724280D0" w:rsidR="004B64A5" w:rsidRDefault="004B64A5" w:rsidP="00B34F7B">
      <w:pPr>
        <w:spacing w:after="0"/>
        <w:rPr>
          <w:ins w:id="124" w:author="Martijn N" w:date="2026-02-16T10:14:00Z" w16du:dateUtc="2026-02-16T09:14:00Z"/>
          <w:rFonts w:asciiTheme="majorBidi" w:hAnsiTheme="majorBidi" w:cstheme="majorBidi"/>
        </w:rPr>
      </w:pPr>
      <w:ins w:id="125" w:author="Martijn N" w:date="2026-02-16T10:10:00Z" w16du:dateUtc="2026-02-16T09:10:00Z">
        <w:r>
          <w:rPr>
            <w:rFonts w:asciiTheme="majorBidi" w:hAnsiTheme="majorBidi" w:cstheme="majorBidi"/>
          </w:rPr>
          <w:t>3mp</w:t>
        </w:r>
      </w:ins>
      <w:ins w:id="126" w:author="Martijn N" w:date="2026-02-16T10:14:00Z" w16du:dateUtc="2026-02-16T09:14:00Z">
        <w:r>
          <w:rPr>
            <w:rFonts w:asciiTheme="majorBidi" w:hAnsiTheme="majorBidi" w:cstheme="majorBidi"/>
          </w:rPr>
          <w:tab/>
        </w:r>
        <w:r w:rsidR="00E6723F">
          <w:rPr>
            <w:rFonts w:asciiTheme="majorBidi" w:hAnsiTheme="majorBidi" w:cstheme="majorBidi"/>
          </w:rPr>
          <w:t>+hm</w:t>
        </w:r>
      </w:ins>
    </w:p>
    <w:p w14:paraId="35D7DF22" w14:textId="53FC2E35" w:rsidR="00E6723F" w:rsidRDefault="00E6723F" w:rsidP="00B34F7B">
      <w:pPr>
        <w:spacing w:after="0"/>
        <w:rPr>
          <w:ins w:id="127" w:author="Martijn N" w:date="2026-02-16T10:10:00Z" w16du:dateUtc="2026-02-16T09:10:00Z"/>
          <w:rFonts w:asciiTheme="majorBidi" w:hAnsiTheme="majorBidi" w:cstheme="majorBidi"/>
        </w:rPr>
      </w:pPr>
      <w:ins w:id="128" w:author="Martijn N" w:date="2026-02-16T10:14:00Z" w16du:dateUtc="2026-02-16T09:14:00Z">
        <w:r>
          <w:rPr>
            <w:rFonts w:asciiTheme="majorBidi" w:hAnsiTheme="majorBidi" w:cstheme="majorBidi"/>
          </w:rPr>
          <w:t>3fp</w:t>
        </w:r>
        <w:r>
          <w:rPr>
            <w:rFonts w:asciiTheme="majorBidi" w:hAnsiTheme="majorBidi" w:cstheme="majorBidi"/>
          </w:rPr>
          <w:tab/>
          <w:t>+hn</w:t>
        </w:r>
      </w:ins>
    </w:p>
    <w:p w14:paraId="1C59E539" w14:textId="77777777" w:rsidR="004B64A5" w:rsidRPr="00B34F7B" w:rsidRDefault="004B64A5" w:rsidP="00B34F7B">
      <w:pPr>
        <w:spacing w:after="0"/>
        <w:rPr>
          <w:rFonts w:asciiTheme="majorBidi" w:hAnsiTheme="majorBidi" w:cstheme="majorBidi"/>
        </w:rPr>
      </w:pPr>
    </w:p>
    <w:p w14:paraId="3C908CE8" w14:textId="13359930" w:rsidR="00375FAD" w:rsidRDefault="00375FA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4441993B" w14:textId="77777777" w:rsidR="000C0E28" w:rsidRPr="000C0E28" w:rsidRDefault="000C0E28" w:rsidP="000C0E28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0C0E28">
        <w:rPr>
          <w:rFonts w:asciiTheme="majorBidi" w:hAnsiTheme="majorBidi" w:cstheme="majorBidi"/>
          <w:b/>
          <w:bCs/>
          <w:sz w:val="24"/>
          <w:szCs w:val="24"/>
        </w:rPr>
        <w:lastRenderedPageBreak/>
        <w:t>VERBS</w:t>
      </w:r>
    </w:p>
    <w:p w14:paraId="23A033FE" w14:textId="7777777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</w:p>
    <w:p w14:paraId="53F75CA8" w14:textId="0AFDE0AA" w:rsidR="000C0E28" w:rsidRPr="000C0E28" w:rsidDel="00B37E05" w:rsidRDefault="000C0E28" w:rsidP="000C0E28">
      <w:pPr>
        <w:spacing w:after="0"/>
        <w:rPr>
          <w:del w:id="129" w:author="Tania Notarius" w:date="2025-03-09T16:22:00Z"/>
          <w:rFonts w:asciiTheme="majorBidi" w:hAnsiTheme="majorBidi" w:cstheme="majorBidi"/>
        </w:rPr>
      </w:pPr>
      <w:del w:id="130" w:author="Tania Notarius" w:date="2025-03-09T16:22:00Z">
        <w:r w:rsidRPr="000C0E28" w:rsidDel="00B37E05">
          <w:rPr>
            <w:rFonts w:asciiTheme="majorBidi" w:hAnsiTheme="majorBidi" w:cstheme="majorBidi"/>
          </w:rPr>
          <w:delText xml:space="preserve">In verbs with aleph in the </w:delText>
        </w:r>
        <w:r w:rsidR="000B6477" w:rsidDel="00B37E05">
          <w:rPr>
            <w:rFonts w:asciiTheme="majorBidi" w:hAnsiTheme="majorBidi" w:cstheme="majorBidi"/>
          </w:rPr>
          <w:delText>root</w:delText>
        </w:r>
        <w:r w:rsidRPr="000C0E28" w:rsidDel="00B37E05">
          <w:rPr>
            <w:rFonts w:asciiTheme="majorBidi" w:hAnsiTheme="majorBidi" w:cstheme="majorBidi"/>
          </w:rPr>
          <w:delText>, the ʔ should be visible, because we follow the lexicon DULAT, which uses "ʔ" in verbs. E.g., the G participle feminine plural of š-ʔ-b has the surface text šibt. We encode it as š(ʔ&amp;ib[/t=. It consists of the following parts:</w:delText>
        </w:r>
      </w:del>
    </w:p>
    <w:p w14:paraId="53AA7A83" w14:textId="48A0A12A" w:rsidR="000C0E28" w:rsidRPr="000C0E28" w:rsidDel="00B37E05" w:rsidRDefault="000C0E28" w:rsidP="000C0E28">
      <w:pPr>
        <w:spacing w:after="0"/>
        <w:rPr>
          <w:del w:id="131" w:author="Tania Notarius" w:date="2025-03-09T16:22:00Z"/>
          <w:rFonts w:asciiTheme="majorBidi" w:hAnsiTheme="majorBidi" w:cstheme="majorBidi"/>
        </w:rPr>
      </w:pPr>
    </w:p>
    <w:p w14:paraId="4E2AD97E" w14:textId="0516C3E7" w:rsidR="000C0E28" w:rsidRPr="000C0E28" w:rsidDel="00B37E05" w:rsidRDefault="000C0E28" w:rsidP="000C0E28">
      <w:pPr>
        <w:spacing w:after="0"/>
        <w:rPr>
          <w:del w:id="132" w:author="Tania Notarius" w:date="2025-03-09T16:22:00Z"/>
          <w:rFonts w:asciiTheme="majorBidi" w:hAnsiTheme="majorBidi" w:cstheme="majorBidi"/>
        </w:rPr>
      </w:pPr>
      <w:del w:id="133" w:author="Tania Notarius" w:date="2025-03-09T16:22:00Z">
        <w:r w:rsidRPr="000C0E28" w:rsidDel="00B37E05">
          <w:rPr>
            <w:rFonts w:asciiTheme="majorBidi" w:hAnsiTheme="majorBidi" w:cstheme="majorBidi"/>
          </w:rPr>
          <w:delText>š the first radical</w:delText>
        </w:r>
      </w:del>
    </w:p>
    <w:p w14:paraId="5CE691CF" w14:textId="49FD3C31" w:rsidR="000C0E28" w:rsidRPr="000C0E28" w:rsidDel="00B37E05" w:rsidRDefault="000C0E28" w:rsidP="000C0E28">
      <w:pPr>
        <w:spacing w:after="0"/>
        <w:rPr>
          <w:del w:id="134" w:author="Tania Notarius" w:date="2025-03-09T16:22:00Z"/>
          <w:rFonts w:asciiTheme="majorBidi" w:hAnsiTheme="majorBidi" w:cstheme="majorBidi"/>
        </w:rPr>
      </w:pPr>
      <w:del w:id="135" w:author="Tania Notarius" w:date="2025-03-09T16:22:00Z">
        <w:r w:rsidRPr="000C0E28" w:rsidDel="00B37E05">
          <w:rPr>
            <w:rFonts w:asciiTheme="majorBidi" w:hAnsiTheme="majorBidi" w:cstheme="majorBidi"/>
          </w:rPr>
          <w:delText>(ʔ the second radical, not realized in the realised text.</w:delText>
        </w:r>
      </w:del>
    </w:p>
    <w:p w14:paraId="1474A6A4" w14:textId="0AD3F849" w:rsidR="000C0E28" w:rsidRPr="000C0E28" w:rsidDel="00B37E05" w:rsidRDefault="000C0E28" w:rsidP="000C0E28">
      <w:pPr>
        <w:spacing w:after="0"/>
        <w:rPr>
          <w:del w:id="136" w:author="Tania Notarius" w:date="2025-03-09T16:22:00Z"/>
          <w:rFonts w:asciiTheme="majorBidi" w:hAnsiTheme="majorBidi" w:cstheme="majorBidi"/>
        </w:rPr>
      </w:pPr>
      <w:del w:id="137" w:author="Tania Notarius" w:date="2025-03-09T16:22:00Z">
        <w:r w:rsidRPr="000C0E28" w:rsidDel="00B37E05">
          <w:rPr>
            <w:rFonts w:asciiTheme="majorBidi" w:hAnsiTheme="majorBidi" w:cstheme="majorBidi"/>
          </w:rPr>
          <w:delText xml:space="preserve">&amp;i the vowel after the ʔ, which cannot be found in the lexeme.  </w:delText>
        </w:r>
      </w:del>
    </w:p>
    <w:p w14:paraId="5A299F65" w14:textId="7D1EE4AF" w:rsidR="000C0E28" w:rsidRPr="000C0E28" w:rsidDel="00B37E05" w:rsidRDefault="000C0E28" w:rsidP="000C0E28">
      <w:pPr>
        <w:spacing w:after="0"/>
        <w:rPr>
          <w:del w:id="138" w:author="Tania Notarius" w:date="2025-03-09T16:22:00Z"/>
          <w:rFonts w:asciiTheme="majorBidi" w:hAnsiTheme="majorBidi" w:cstheme="majorBidi"/>
        </w:rPr>
      </w:pPr>
      <w:del w:id="139" w:author="Tania Notarius" w:date="2025-03-09T16:22:00Z">
        <w:r w:rsidRPr="000C0E28" w:rsidDel="00B37E05">
          <w:rPr>
            <w:rFonts w:asciiTheme="majorBidi" w:hAnsiTheme="majorBidi" w:cstheme="majorBidi"/>
          </w:rPr>
          <w:delText>b the third radical</w:delText>
        </w:r>
      </w:del>
    </w:p>
    <w:p w14:paraId="09D4B9EA" w14:textId="6FB24864" w:rsidR="000C0E28" w:rsidRPr="000C0E28" w:rsidDel="00B37E05" w:rsidRDefault="000C0E28" w:rsidP="000C0E28">
      <w:pPr>
        <w:spacing w:after="0"/>
        <w:rPr>
          <w:del w:id="140" w:author="Tania Notarius" w:date="2025-03-09T16:22:00Z"/>
          <w:rFonts w:asciiTheme="majorBidi" w:hAnsiTheme="majorBidi" w:cstheme="majorBidi"/>
        </w:rPr>
      </w:pPr>
      <w:del w:id="141" w:author="Tania Notarius" w:date="2025-03-09T16:22:00Z">
        <w:r w:rsidRPr="000C0E28" w:rsidDel="00B37E05">
          <w:rPr>
            <w:rFonts w:asciiTheme="majorBidi" w:hAnsiTheme="majorBidi" w:cstheme="majorBidi"/>
          </w:rPr>
          <w:delText>[ the end of the verbal root. After "[" follows the verbal ending, which is empty here.</w:delText>
        </w:r>
      </w:del>
    </w:p>
    <w:p w14:paraId="40ECFFC7" w14:textId="235B03D0" w:rsidR="000C0E28" w:rsidRPr="000C0E28" w:rsidDel="00B37E05" w:rsidRDefault="000C0E28" w:rsidP="000C0E28">
      <w:pPr>
        <w:spacing w:after="0"/>
        <w:rPr>
          <w:del w:id="142" w:author="Tania Notarius" w:date="2025-03-09T16:22:00Z"/>
          <w:rFonts w:asciiTheme="majorBidi" w:hAnsiTheme="majorBidi" w:cstheme="majorBidi"/>
        </w:rPr>
      </w:pPr>
      <w:del w:id="143" w:author="Tania Notarius" w:date="2025-03-09T16:22:00Z">
        <w:r w:rsidRPr="000C0E28" w:rsidDel="00B37E05">
          <w:rPr>
            <w:rFonts w:asciiTheme="majorBidi" w:hAnsiTheme="majorBidi" w:cstheme="majorBidi"/>
          </w:rPr>
          <w:delText>/ the marker of the nominal ending</w:delText>
        </w:r>
      </w:del>
    </w:p>
    <w:p w14:paraId="5F1D50DB" w14:textId="2E4BC93A" w:rsidR="000C0E28" w:rsidRPr="000C0E28" w:rsidDel="00B37E05" w:rsidRDefault="000C0E28" w:rsidP="000C0E28">
      <w:pPr>
        <w:spacing w:after="0"/>
        <w:rPr>
          <w:del w:id="144" w:author="Tania Notarius" w:date="2025-03-09T16:22:00Z"/>
          <w:rFonts w:asciiTheme="majorBidi" w:hAnsiTheme="majorBidi" w:cstheme="majorBidi"/>
        </w:rPr>
      </w:pPr>
      <w:del w:id="145" w:author="Tania Notarius" w:date="2025-03-09T16:22:00Z">
        <w:r w:rsidRPr="000C0E28" w:rsidDel="00B37E05">
          <w:rPr>
            <w:rFonts w:asciiTheme="majorBidi" w:hAnsiTheme="majorBidi" w:cstheme="majorBidi"/>
          </w:rPr>
          <w:delText>t= the nominal ending t= marks the feminine plural form.</w:delText>
        </w:r>
      </w:del>
    </w:p>
    <w:p w14:paraId="02B3BA0E" w14:textId="7777777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</w:p>
    <w:p w14:paraId="43F54C0E" w14:textId="36AF265A" w:rsid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Verbs with a double middle radical have ":d" at the end of the word.</w:t>
      </w:r>
      <w:r w:rsidR="00E10DEE">
        <w:rPr>
          <w:rFonts w:asciiTheme="majorBidi" w:hAnsiTheme="majorBidi" w:cstheme="majorBidi"/>
        </w:rPr>
        <w:t xml:space="preserve"> Stems with reduplications are notified :l (pālil) and :r (pilpil).</w:t>
      </w:r>
    </w:p>
    <w:p w14:paraId="66D11229" w14:textId="50D26C6B" w:rsidR="007D7978" w:rsidRDefault="007D7978" w:rsidP="000C0E2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Verbs of internal passive stems are not fully vocalized but have :pass at the end of the word.</w:t>
      </w:r>
    </w:p>
    <w:p w14:paraId="7476D410" w14:textId="77777777" w:rsidR="007D7978" w:rsidRPr="000C0E28" w:rsidRDefault="007D7978" w:rsidP="000C0E28">
      <w:pPr>
        <w:spacing w:after="0"/>
        <w:rPr>
          <w:rFonts w:asciiTheme="majorBidi" w:hAnsiTheme="majorBidi" w:cstheme="majorBidi"/>
        </w:rPr>
      </w:pPr>
    </w:p>
    <w:p w14:paraId="34738BEE" w14:textId="7777777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Consonants that indicate the verbal stem are between ]]. E.g. a verb with a prefixed š (š-stem), looks like this: šqtl -&gt; ]š]qtl[.</w:t>
      </w:r>
    </w:p>
    <w:p w14:paraId="4FCC07F2" w14:textId="77777777" w:rsid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Verbal preformatives of the prefixkonjugation are between !!, e.g. tqtl -&gt; !t!qtl[.</w:t>
      </w:r>
    </w:p>
    <w:p w14:paraId="5B7A1160" w14:textId="77777777" w:rsidR="000B6477" w:rsidRDefault="000B6477" w:rsidP="000B6477">
      <w:pPr>
        <w:spacing w:after="0"/>
        <w:rPr>
          <w:rFonts w:asciiTheme="majorBidi" w:hAnsiTheme="majorBidi" w:cstheme="majorBidi"/>
        </w:rPr>
      </w:pPr>
    </w:p>
    <w:p w14:paraId="1FFB1922" w14:textId="1BDE873D" w:rsidR="000B6477" w:rsidRDefault="000B6477" w:rsidP="000B6477">
      <w:pPr>
        <w:spacing w:after="0"/>
        <w:rPr>
          <w:rFonts w:asciiTheme="majorBidi" w:hAnsiTheme="majorBidi" w:cstheme="majorBidi"/>
        </w:rPr>
      </w:pPr>
    </w:p>
    <w:p w14:paraId="7EFFE65E" w14:textId="1446B6BD" w:rsidR="000B6477" w:rsidRDefault="000B6477" w:rsidP="000B6477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assimilated letter n, either of the root or the N-stem, is added by means of (</w:t>
      </w:r>
      <w:r w:rsidR="00565885">
        <w:rPr>
          <w:rFonts w:asciiTheme="majorBidi" w:hAnsiTheme="majorBidi" w:cstheme="majorBidi"/>
        </w:rPr>
        <w:t xml:space="preserve"> .</w:t>
      </w:r>
    </w:p>
    <w:p w14:paraId="581E04D8" w14:textId="77777777" w:rsidR="00B37E05" w:rsidRDefault="00B37E05" w:rsidP="000B6477">
      <w:pPr>
        <w:spacing w:after="0"/>
        <w:rPr>
          <w:rFonts w:asciiTheme="majorBidi" w:hAnsiTheme="majorBidi" w:cstheme="majorBidi"/>
        </w:rPr>
      </w:pPr>
    </w:p>
    <w:p w14:paraId="7F5B54A9" w14:textId="5511B72A" w:rsidR="00B37E05" w:rsidRDefault="00B37E05" w:rsidP="000B6477">
      <w:pPr>
        <w:spacing w:after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Some difficult cases, especially those that involve aleph letters</w:t>
      </w:r>
      <w:r>
        <w:rPr>
          <w:rFonts w:asciiTheme="majorBidi" w:hAnsiTheme="majorBidi" w:cstheme="majorBidi"/>
          <w:b/>
          <w:bCs/>
        </w:rPr>
        <w:t>:</w:t>
      </w:r>
    </w:p>
    <w:p w14:paraId="09AAB519" w14:textId="77777777" w:rsidR="00565885" w:rsidRPr="00943B3D" w:rsidRDefault="00565885" w:rsidP="000B6477">
      <w:pPr>
        <w:spacing w:after="0"/>
        <w:rPr>
          <w:rFonts w:asciiTheme="majorBidi" w:hAnsiTheme="majorBidi" w:cstheme="majorBidi"/>
          <w:b/>
          <w:bCs/>
        </w:rPr>
      </w:pPr>
    </w:p>
    <w:p w14:paraId="4864EE15" w14:textId="2B2A9B4D" w:rsidR="00B37E05" w:rsidRPr="000C0E28" w:rsidRDefault="00B37E05" w:rsidP="00565885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 xml:space="preserve">In verbs with aleph in the </w:t>
      </w:r>
      <w:r>
        <w:rPr>
          <w:rFonts w:asciiTheme="majorBidi" w:hAnsiTheme="majorBidi" w:cstheme="majorBidi"/>
        </w:rPr>
        <w:t>root</w:t>
      </w:r>
      <w:r w:rsidRPr="000C0E28">
        <w:rPr>
          <w:rFonts w:asciiTheme="majorBidi" w:hAnsiTheme="majorBidi" w:cstheme="majorBidi"/>
        </w:rPr>
        <w:t>, the ʔ should be visible, because we follow the lexicon DULAT, which uses "ʔ" in verbs. E.g., the G participle feminine plural of š-ʔ-b has the surface text šibt. We encode it as š(ʔ&amp;ib[/t=</w:t>
      </w:r>
      <w:r>
        <w:rPr>
          <w:rFonts w:asciiTheme="majorBidi" w:hAnsiTheme="majorBidi" w:cstheme="majorBidi"/>
        </w:rPr>
        <w:t xml:space="preserve"> "those (f,) who draw water"</w:t>
      </w:r>
      <w:r w:rsidRPr="000C0E28">
        <w:rPr>
          <w:rFonts w:asciiTheme="majorBidi" w:hAnsiTheme="majorBidi" w:cstheme="majorBidi"/>
        </w:rPr>
        <w:t>. It consists of the following parts:</w:t>
      </w:r>
    </w:p>
    <w:p w14:paraId="630E7CA9" w14:textId="77777777" w:rsidR="00B37E05" w:rsidRPr="000C0E28" w:rsidRDefault="00B37E05" w:rsidP="00B37E05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š the first radical</w:t>
      </w:r>
    </w:p>
    <w:p w14:paraId="3DD141DA" w14:textId="6C3BF4F8" w:rsidR="00B37E05" w:rsidRPr="000C0E28" w:rsidRDefault="00B37E05" w:rsidP="00B37E05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 xml:space="preserve">(ʔ the second radical, not realized in the </w:t>
      </w:r>
      <w:r w:rsidR="00565885" w:rsidRPr="000C0E28">
        <w:rPr>
          <w:rFonts w:asciiTheme="majorBidi" w:hAnsiTheme="majorBidi" w:cstheme="majorBidi"/>
        </w:rPr>
        <w:t>realized</w:t>
      </w:r>
      <w:r w:rsidRPr="000C0E28">
        <w:rPr>
          <w:rFonts w:asciiTheme="majorBidi" w:hAnsiTheme="majorBidi" w:cstheme="majorBidi"/>
        </w:rPr>
        <w:t xml:space="preserve"> text.</w:t>
      </w:r>
    </w:p>
    <w:p w14:paraId="1FD81599" w14:textId="1E9D3189" w:rsidR="00B37E05" w:rsidRPr="000C0E28" w:rsidRDefault="00B37E05" w:rsidP="00B37E05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 xml:space="preserve">&amp;i the vowel after the ʔ, which </w:t>
      </w:r>
      <w:r w:rsidR="00565885">
        <w:rPr>
          <w:rFonts w:asciiTheme="majorBidi" w:hAnsiTheme="majorBidi" w:cstheme="majorBidi"/>
        </w:rPr>
        <w:t>is realized in the give text but is not</w:t>
      </w:r>
      <w:r w:rsidRPr="000C0E28">
        <w:rPr>
          <w:rFonts w:asciiTheme="majorBidi" w:hAnsiTheme="majorBidi" w:cstheme="majorBidi"/>
        </w:rPr>
        <w:t xml:space="preserve"> found in the lexeme.  </w:t>
      </w:r>
    </w:p>
    <w:p w14:paraId="3FC15A69" w14:textId="77777777" w:rsidR="00B37E05" w:rsidRPr="000C0E28" w:rsidRDefault="00B37E05" w:rsidP="00B37E05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b the third radical</w:t>
      </w:r>
    </w:p>
    <w:p w14:paraId="77B64116" w14:textId="77777777" w:rsidR="00B37E05" w:rsidRPr="000C0E28" w:rsidRDefault="00B37E05" w:rsidP="00B37E05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[ the end of the verbal root. After "[" follows the verbal ending, which is empty here.</w:t>
      </w:r>
    </w:p>
    <w:p w14:paraId="25EBEC1E" w14:textId="77777777" w:rsidR="00B37E05" w:rsidRPr="000C0E28" w:rsidRDefault="00B37E05" w:rsidP="00B37E05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/ the marker of the nominal ending</w:t>
      </w:r>
    </w:p>
    <w:p w14:paraId="66CE0FF1" w14:textId="77777777" w:rsidR="00B37E05" w:rsidRPr="000C0E28" w:rsidRDefault="00B37E05" w:rsidP="00B37E05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t= the nominal ending t= marks the feminine plural form.</w:t>
      </w:r>
    </w:p>
    <w:p w14:paraId="3A35AD1E" w14:textId="77777777" w:rsidR="000B6477" w:rsidRDefault="000B6477" w:rsidP="000B6477">
      <w:pPr>
        <w:spacing w:after="0"/>
        <w:rPr>
          <w:rFonts w:asciiTheme="majorBidi" w:hAnsiTheme="majorBidi" w:cstheme="majorBidi"/>
        </w:rPr>
      </w:pPr>
    </w:p>
    <w:p w14:paraId="383F333D" w14:textId="71D1CAC9" w:rsidR="000B6477" w:rsidRDefault="000B6477" w:rsidP="000B6477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If the verb is of I or II-aleph root, firstly aleph is added by (, and then the vocalization is added by &amp;:</w:t>
      </w:r>
    </w:p>
    <w:p w14:paraId="6B9D6EBE" w14:textId="77777777" w:rsidR="000B6477" w:rsidRDefault="000B6477" w:rsidP="000B6477">
      <w:pPr>
        <w:spacing w:after="0"/>
        <w:rPr>
          <w:rFonts w:asciiTheme="majorBidi" w:hAnsiTheme="majorBidi" w:cstheme="majorBidi"/>
        </w:rPr>
      </w:pPr>
    </w:p>
    <w:p w14:paraId="673DF972" w14:textId="304FBC38" w:rsidR="000B6477" w:rsidRDefault="000B6477" w:rsidP="000B6477">
      <w:pPr>
        <w:spacing w:after="0"/>
        <w:rPr>
          <w:rFonts w:asciiTheme="majorBidi" w:hAnsiTheme="majorBidi" w:cstheme="majorBidi"/>
        </w:rPr>
      </w:pPr>
      <w:r w:rsidRPr="009D185C">
        <w:rPr>
          <w:rFonts w:asciiTheme="majorBidi" w:hAnsiTheme="majorBidi" w:cstheme="majorBidi"/>
        </w:rPr>
        <w:t>!yrš[</w:t>
      </w:r>
      <w:r>
        <w:rPr>
          <w:rFonts w:asciiTheme="majorBidi" w:hAnsiTheme="majorBidi" w:cstheme="majorBidi"/>
        </w:rPr>
        <w:t xml:space="preserve"> "he desires"; </w:t>
      </w:r>
      <w:r w:rsidRPr="009D185C">
        <w:rPr>
          <w:rFonts w:asciiTheme="majorBidi" w:hAnsiTheme="majorBidi" w:cstheme="majorBidi"/>
        </w:rPr>
        <w:t>!t!(]n](ʔ&amp;adm[</w:t>
      </w:r>
      <w:r>
        <w:rPr>
          <w:rFonts w:asciiTheme="majorBidi" w:hAnsiTheme="majorBidi" w:cstheme="majorBidi"/>
        </w:rPr>
        <w:t xml:space="preserve"> "she blushed" (in the N-stem)</w:t>
      </w:r>
    </w:p>
    <w:p w14:paraId="11AE6916" w14:textId="7B32A349" w:rsidR="000B6477" w:rsidRDefault="000B6477" w:rsidP="000B6477">
      <w:pPr>
        <w:spacing w:after="0"/>
        <w:rPr>
          <w:rFonts w:asciiTheme="majorBidi" w:hAnsiTheme="majorBidi" w:cstheme="majorBidi"/>
        </w:rPr>
      </w:pPr>
      <w:r w:rsidRPr="000F3208">
        <w:rPr>
          <w:rFonts w:asciiTheme="majorBidi" w:hAnsiTheme="majorBidi" w:cstheme="majorBidi"/>
        </w:rPr>
        <w:t>š(ʔ&amp;ib[/t=</w:t>
      </w:r>
      <w:r>
        <w:rPr>
          <w:rFonts w:asciiTheme="majorBidi" w:hAnsiTheme="majorBidi" w:cstheme="majorBidi"/>
        </w:rPr>
        <w:t xml:space="preserve"> "(they, fem) water-drawers" (act</w:t>
      </w:r>
      <w:r w:rsidR="00943B3D">
        <w:rPr>
          <w:rFonts w:asciiTheme="majorBidi" w:hAnsiTheme="majorBidi" w:cstheme="majorBidi"/>
        </w:rPr>
        <w:t>ive</w:t>
      </w:r>
      <w:r>
        <w:rPr>
          <w:rFonts w:asciiTheme="majorBidi" w:hAnsiTheme="majorBidi" w:cstheme="majorBidi"/>
        </w:rPr>
        <w:t xml:space="preserve"> part</w:t>
      </w:r>
      <w:r w:rsidR="00943B3D">
        <w:rPr>
          <w:rFonts w:asciiTheme="majorBidi" w:hAnsiTheme="majorBidi" w:cstheme="majorBidi"/>
        </w:rPr>
        <w:t>iciple</w:t>
      </w:r>
      <w:r>
        <w:rPr>
          <w:rFonts w:asciiTheme="majorBidi" w:hAnsiTheme="majorBidi" w:cstheme="majorBidi"/>
        </w:rPr>
        <w:t>)</w:t>
      </w:r>
      <w:r w:rsidR="00943B3D">
        <w:rPr>
          <w:rFonts w:asciiTheme="majorBidi" w:hAnsiTheme="majorBidi" w:cstheme="majorBidi"/>
        </w:rPr>
        <w:t>.</w:t>
      </w:r>
    </w:p>
    <w:p w14:paraId="6B02206B" w14:textId="77777777" w:rsidR="000B6477" w:rsidRDefault="000B6477" w:rsidP="000B6477">
      <w:pPr>
        <w:spacing w:after="0"/>
        <w:rPr>
          <w:rFonts w:asciiTheme="majorBidi" w:hAnsiTheme="majorBidi" w:cstheme="majorBidi"/>
        </w:rPr>
      </w:pPr>
    </w:p>
    <w:p w14:paraId="4BA2A840" w14:textId="2123D49F" w:rsidR="000B6477" w:rsidRDefault="000B6477" w:rsidP="000B6477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But if the verb is III-aleph root, the aleph is added by (, [ marks the end of the root, and then the vocalization is added by &amp;, because </w:t>
      </w:r>
      <w:r w:rsidR="00943B3D">
        <w:rPr>
          <w:rFonts w:asciiTheme="majorBidi" w:hAnsiTheme="majorBidi" w:cstheme="majorBidi"/>
        </w:rPr>
        <w:t>the verb</w:t>
      </w:r>
      <w:r>
        <w:rPr>
          <w:rFonts w:asciiTheme="majorBidi" w:hAnsiTheme="majorBidi" w:cstheme="majorBidi"/>
        </w:rPr>
        <w:t xml:space="preserve"> </w:t>
      </w:r>
      <w:r w:rsidR="00943B3D">
        <w:rPr>
          <w:rFonts w:asciiTheme="majorBidi" w:hAnsiTheme="majorBidi" w:cstheme="majorBidi"/>
        </w:rPr>
        <w:t xml:space="preserve">has </w:t>
      </w:r>
      <w:r>
        <w:rPr>
          <w:rFonts w:asciiTheme="majorBidi" w:hAnsiTheme="majorBidi" w:cstheme="majorBidi"/>
        </w:rPr>
        <w:t xml:space="preserve">a verbal </w:t>
      </w:r>
      <w:r w:rsidR="00B37E05">
        <w:rPr>
          <w:rFonts w:asciiTheme="majorBidi" w:hAnsiTheme="majorBidi" w:cstheme="majorBidi"/>
        </w:rPr>
        <w:t xml:space="preserve">inflectional </w:t>
      </w:r>
      <w:r>
        <w:rPr>
          <w:rFonts w:asciiTheme="majorBidi" w:hAnsiTheme="majorBidi" w:cstheme="majorBidi"/>
        </w:rPr>
        <w:t>ending:</w:t>
      </w:r>
    </w:p>
    <w:p w14:paraId="3A1D70FF" w14:textId="79FD918B" w:rsidR="000B6477" w:rsidRDefault="000B6477" w:rsidP="000B6477">
      <w:pPr>
        <w:spacing w:after="0"/>
        <w:rPr>
          <w:ins w:id="146" w:author="Tania Notarius" w:date="2025-05-12T08:59:00Z"/>
          <w:rFonts w:asciiTheme="majorBidi" w:hAnsiTheme="majorBidi" w:cstheme="majorBidi"/>
        </w:rPr>
      </w:pPr>
      <w:r w:rsidRPr="004F2B53">
        <w:rPr>
          <w:rFonts w:asciiTheme="majorBidi" w:hAnsiTheme="majorBidi" w:cstheme="majorBidi"/>
        </w:rPr>
        <w:t>!!(nš(ʔ[&amp;a</w:t>
      </w:r>
      <w:r>
        <w:rPr>
          <w:rFonts w:asciiTheme="majorBidi" w:hAnsiTheme="majorBidi" w:cstheme="majorBidi"/>
        </w:rPr>
        <w:t xml:space="preserve"> "raise!" (</w:t>
      </w:r>
      <w:r w:rsidR="0082728D">
        <w:rPr>
          <w:rFonts w:asciiTheme="majorBidi" w:hAnsiTheme="majorBidi" w:cstheme="majorBidi"/>
        </w:rPr>
        <w:t xml:space="preserve">lengthened </w:t>
      </w:r>
      <w:r>
        <w:rPr>
          <w:rFonts w:asciiTheme="majorBidi" w:hAnsiTheme="majorBidi" w:cstheme="majorBidi"/>
        </w:rPr>
        <w:t>imperative)</w:t>
      </w:r>
    </w:p>
    <w:p w14:paraId="1F625564" w14:textId="77777777" w:rsidR="00AE655E" w:rsidDel="00AE655E" w:rsidRDefault="00AE655E" w:rsidP="00AE655E">
      <w:pPr>
        <w:spacing w:after="0"/>
        <w:rPr>
          <w:del w:id="147" w:author="Tania Notarius" w:date="2025-05-12T08:59:00Z"/>
          <w:rFonts w:asciiTheme="majorBidi" w:hAnsiTheme="majorBidi" w:cstheme="majorBidi"/>
        </w:rPr>
      </w:pPr>
      <w:r w:rsidRPr="00224AEA">
        <w:rPr>
          <w:rFonts w:asciiTheme="majorBidi" w:hAnsiTheme="majorBidi" w:cstheme="majorBidi"/>
        </w:rPr>
        <w:t>!y!(nš(ʔ[&amp;u</w:t>
      </w:r>
    </w:p>
    <w:p w14:paraId="729B5D08" w14:textId="77777777" w:rsidR="00AE655E" w:rsidRDefault="00AE655E" w:rsidP="00AE655E">
      <w:pPr>
        <w:spacing w:after="0"/>
        <w:rPr>
          <w:rFonts w:asciiTheme="majorBidi" w:hAnsiTheme="majorBidi" w:cstheme="majorBidi"/>
        </w:rPr>
      </w:pPr>
    </w:p>
    <w:p w14:paraId="27824E56" w14:textId="77777777" w:rsidR="000B6477" w:rsidRDefault="000B6477" w:rsidP="000B6477">
      <w:pPr>
        <w:spacing w:after="0"/>
        <w:rPr>
          <w:rFonts w:asciiTheme="majorBidi" w:hAnsiTheme="majorBidi" w:cstheme="majorBidi"/>
        </w:rPr>
      </w:pPr>
    </w:p>
    <w:p w14:paraId="1684C6FF" w14:textId="44C1BDDE" w:rsidR="000B6477" w:rsidRDefault="000B6477" w:rsidP="000B6477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For aleph as a prefix, the vocalization is marked as follows:</w:t>
      </w:r>
    </w:p>
    <w:p w14:paraId="59D0D59B" w14:textId="27F8BC30" w:rsidR="000B6477" w:rsidRPr="000C0E28" w:rsidRDefault="000B6477" w:rsidP="000C0E28">
      <w:pPr>
        <w:spacing w:after="0"/>
        <w:rPr>
          <w:rFonts w:asciiTheme="majorBidi" w:hAnsiTheme="majorBidi" w:cstheme="majorBidi"/>
        </w:rPr>
      </w:pPr>
      <w:r w:rsidRPr="000B6477">
        <w:rPr>
          <w:rFonts w:asciiTheme="majorBidi" w:hAnsiTheme="majorBidi" w:cstheme="majorBidi"/>
        </w:rPr>
        <w:t>!(ʔ&amp;a!šlw[</w:t>
      </w:r>
      <w:r>
        <w:rPr>
          <w:rFonts w:asciiTheme="majorBidi" w:hAnsiTheme="majorBidi" w:cstheme="majorBidi"/>
        </w:rPr>
        <w:t xml:space="preserve"> "I will be in peace"</w:t>
      </w:r>
    </w:p>
    <w:p w14:paraId="68AFE0AC" w14:textId="77777777" w:rsidR="000C0E28" w:rsidRDefault="000C0E28" w:rsidP="000C0E28">
      <w:pPr>
        <w:spacing w:after="0"/>
        <w:rPr>
          <w:rFonts w:asciiTheme="majorBidi" w:hAnsiTheme="majorBidi" w:cstheme="majorBidi"/>
        </w:rPr>
      </w:pPr>
    </w:p>
    <w:p w14:paraId="7A03F1DB" w14:textId="47710C23" w:rsidR="000C0E28" w:rsidRDefault="000C0E28" w:rsidP="000C0E2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Forms with * need further disambiguation</w:t>
      </w:r>
    </w:p>
    <w:p w14:paraId="494539C4" w14:textId="7777777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</w:p>
    <w:p w14:paraId="3E4B2470" w14:textId="5ED344DB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SUFFIX CONJUGATION</w:t>
      </w:r>
      <w:r w:rsidR="008F4982">
        <w:rPr>
          <w:rFonts w:asciiTheme="majorBidi" w:hAnsiTheme="majorBidi" w:cstheme="majorBidi"/>
        </w:rPr>
        <w:br/>
      </w:r>
      <w:r w:rsidR="008F4982">
        <w:rPr>
          <w:rFonts w:asciiTheme="majorBidi" w:hAnsiTheme="majorBidi" w:cstheme="majorBidi"/>
        </w:rPr>
        <w:br/>
        <w:t xml:space="preserve">Various plural verb forms ended on a vowel “u”. In Biblical Hebrew, this happens as well, and there the vowel is indicated with the final vowel letter </w:t>
      </w:r>
      <w:r w:rsidR="008F4982">
        <w:rPr>
          <w:rFonts w:asciiTheme="majorBidi" w:hAnsiTheme="majorBidi" w:cstheme="majorBidi"/>
          <w:rtl/>
        </w:rPr>
        <w:t>ו</w:t>
      </w:r>
      <w:r w:rsidR="008F4982">
        <w:rPr>
          <w:rFonts w:asciiTheme="majorBidi" w:hAnsiTheme="majorBidi" w:cstheme="majorBidi"/>
        </w:rPr>
        <w:t>. In Ugaritic, this final vowel letter is never written.</w:t>
      </w:r>
      <w:r w:rsidR="008B48D9">
        <w:rPr>
          <w:rFonts w:asciiTheme="majorBidi" w:hAnsiTheme="majorBidi" w:cstheme="majorBidi"/>
        </w:rPr>
        <w:t xml:space="preserve"> To indicate that a verb is in the plural we add “:w” in these cases where there is no other visible indication that a verb is in the plural.</w:t>
      </w:r>
    </w:p>
    <w:p w14:paraId="63C1C37D" w14:textId="7777777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</w:p>
    <w:p w14:paraId="1B757458" w14:textId="20593E87" w:rsidR="000C0E28" w:rsidRPr="000C0E28" w:rsidRDefault="000C0E28" w:rsidP="000C0E28">
      <w:pPr>
        <w:spacing w:after="0"/>
        <w:rPr>
          <w:rFonts w:asciiTheme="majorBidi" w:hAnsiTheme="majorBidi" w:cstheme="majorBidi"/>
        </w:rPr>
      </w:pPr>
      <w:r w:rsidRPr="000C0E28">
        <w:rPr>
          <w:rFonts w:asciiTheme="majorBidi" w:hAnsiTheme="majorBidi" w:cstheme="majorBidi"/>
        </w:rPr>
        <w:t>Singular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="00A72DA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>Plural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="00A72DA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>Dual</w:t>
      </w:r>
    </w:p>
    <w:p w14:paraId="03FD16F5" w14:textId="61CE055C" w:rsidR="000C0E28" w:rsidRPr="00A72DA0" w:rsidRDefault="000C0E28" w:rsidP="000C0E28">
      <w:pPr>
        <w:spacing w:after="0"/>
        <w:rPr>
          <w:rFonts w:ascii="Courier New" w:hAnsi="Courier New" w:cs="Courier New"/>
        </w:rPr>
      </w:pPr>
      <w:r w:rsidRPr="00A72DA0">
        <w:rPr>
          <w:rFonts w:ascii="Courier New" w:hAnsi="Courier New" w:cs="Courier New"/>
        </w:rPr>
        <w:t>3m qtl[</w:t>
      </w:r>
      <w:r w:rsidRPr="00A72DA0">
        <w:rPr>
          <w:rFonts w:ascii="Courier New" w:hAnsi="Courier New" w:cs="Courier New"/>
        </w:rPr>
        <w:tab/>
      </w:r>
      <w:r w:rsidRPr="00A72DA0">
        <w:rPr>
          <w:rFonts w:ascii="Courier New" w:hAnsi="Courier New" w:cs="Courier New"/>
        </w:rPr>
        <w:tab/>
      </w:r>
      <w:r w:rsidRPr="00A72DA0">
        <w:rPr>
          <w:rFonts w:ascii="Courier New" w:hAnsi="Courier New" w:cs="Courier New"/>
        </w:rPr>
        <w:tab/>
        <w:t>3m qtl[</w:t>
      </w:r>
      <w:r w:rsidR="008B48D9">
        <w:rPr>
          <w:rFonts w:ascii="Courier New" w:hAnsi="Courier New" w:cs="Courier New"/>
        </w:rPr>
        <w:t>:w</w:t>
      </w:r>
      <w:r w:rsidRPr="00A72DA0">
        <w:rPr>
          <w:rFonts w:ascii="Courier New" w:hAnsi="Courier New" w:cs="Courier New"/>
        </w:rPr>
        <w:tab/>
        <w:t>*</w:t>
      </w:r>
      <w:r w:rsidRPr="00A72DA0">
        <w:rPr>
          <w:rFonts w:ascii="Courier New" w:hAnsi="Courier New" w:cs="Courier New"/>
        </w:rPr>
        <w:tab/>
      </w:r>
      <w:r w:rsidRPr="00A72DA0">
        <w:rPr>
          <w:rFonts w:ascii="Courier New" w:hAnsi="Courier New" w:cs="Courier New"/>
        </w:rPr>
        <w:tab/>
        <w:t>3m qtl[</w:t>
      </w:r>
      <w:r w:rsidR="008B48D9">
        <w:rPr>
          <w:rFonts w:ascii="Courier New" w:hAnsi="Courier New" w:cs="Courier New"/>
        </w:rPr>
        <w:t>*</w:t>
      </w:r>
    </w:p>
    <w:p w14:paraId="1F667751" w14:textId="3608581E" w:rsidR="000C0E28" w:rsidRPr="005801EE" w:rsidRDefault="000C0E28" w:rsidP="000C0E28">
      <w:pPr>
        <w:spacing w:after="0"/>
        <w:rPr>
          <w:rFonts w:ascii="Courier New" w:hAnsi="Courier New" w:cs="Courier New"/>
          <w:lang w:val="de-DE"/>
        </w:rPr>
      </w:pPr>
      <w:r w:rsidRPr="005801EE">
        <w:rPr>
          <w:rFonts w:ascii="Courier New" w:hAnsi="Courier New" w:cs="Courier New"/>
          <w:lang w:val="de-DE"/>
        </w:rPr>
        <w:lastRenderedPageBreak/>
        <w:t>3f qtl[t===</w:t>
      </w:r>
      <w:r w:rsidRPr="005801EE">
        <w:rPr>
          <w:rFonts w:ascii="Courier New" w:hAnsi="Courier New" w:cs="Courier New"/>
          <w:lang w:val="de-DE"/>
        </w:rPr>
        <w:tab/>
      </w:r>
      <w:r w:rsidRPr="005801EE">
        <w:rPr>
          <w:rFonts w:ascii="Courier New" w:hAnsi="Courier New" w:cs="Courier New"/>
          <w:lang w:val="de-DE"/>
        </w:rPr>
        <w:tab/>
        <w:t>3f qtl[*</w:t>
      </w:r>
      <w:r w:rsidRPr="005801EE">
        <w:rPr>
          <w:rFonts w:ascii="Courier New" w:hAnsi="Courier New" w:cs="Courier New"/>
          <w:lang w:val="de-DE"/>
        </w:rPr>
        <w:tab/>
      </w:r>
      <w:r w:rsidRPr="005801EE">
        <w:rPr>
          <w:rFonts w:ascii="Courier New" w:hAnsi="Courier New" w:cs="Courier New"/>
          <w:lang w:val="de-DE"/>
        </w:rPr>
        <w:tab/>
      </w:r>
      <w:r w:rsidRPr="005801EE">
        <w:rPr>
          <w:rFonts w:ascii="Courier New" w:hAnsi="Courier New" w:cs="Courier New"/>
          <w:lang w:val="de-DE"/>
        </w:rPr>
        <w:tab/>
        <w:t>3f qtl[t</w:t>
      </w:r>
      <w:r w:rsidR="008B48D9">
        <w:rPr>
          <w:rFonts w:ascii="Courier New" w:hAnsi="Courier New" w:cs="Courier New"/>
          <w:lang w:val="de-DE"/>
        </w:rPr>
        <w:t>*</w:t>
      </w:r>
    </w:p>
    <w:p w14:paraId="38FC2EC0" w14:textId="1AC07DD0" w:rsidR="000C0E28" w:rsidRPr="005801EE" w:rsidRDefault="000C0E28" w:rsidP="000C0E28">
      <w:pPr>
        <w:spacing w:after="0"/>
        <w:rPr>
          <w:rFonts w:ascii="Courier New" w:hAnsi="Courier New" w:cs="Courier New"/>
          <w:lang w:val="de-DE"/>
        </w:rPr>
      </w:pPr>
      <w:r w:rsidRPr="005801EE">
        <w:rPr>
          <w:rFonts w:ascii="Courier New" w:hAnsi="Courier New" w:cs="Courier New"/>
          <w:lang w:val="de-DE"/>
        </w:rPr>
        <w:t>2m qtl[t=</w:t>
      </w:r>
      <w:r w:rsidRPr="005801EE">
        <w:rPr>
          <w:rFonts w:ascii="Courier New" w:hAnsi="Courier New" w:cs="Courier New"/>
          <w:lang w:val="de-DE"/>
        </w:rPr>
        <w:tab/>
      </w:r>
      <w:r w:rsidRPr="005801EE">
        <w:rPr>
          <w:rFonts w:ascii="Courier New" w:hAnsi="Courier New" w:cs="Courier New"/>
          <w:lang w:val="de-DE"/>
        </w:rPr>
        <w:tab/>
      </w:r>
      <w:r w:rsidR="00A72DA0" w:rsidRPr="005801EE">
        <w:rPr>
          <w:rFonts w:ascii="Courier New" w:hAnsi="Courier New" w:cs="Courier New"/>
          <w:lang w:val="de-DE"/>
        </w:rPr>
        <w:tab/>
      </w:r>
      <w:r w:rsidRPr="005801EE">
        <w:rPr>
          <w:rFonts w:ascii="Courier New" w:hAnsi="Courier New" w:cs="Courier New"/>
          <w:lang w:val="de-DE"/>
        </w:rPr>
        <w:t>2m qtl[tm</w:t>
      </w:r>
      <w:r w:rsidRPr="005801EE">
        <w:rPr>
          <w:rFonts w:ascii="Courier New" w:hAnsi="Courier New" w:cs="Courier New"/>
          <w:lang w:val="de-DE"/>
        </w:rPr>
        <w:tab/>
      </w:r>
      <w:r w:rsidRPr="005801EE">
        <w:rPr>
          <w:rFonts w:ascii="Courier New" w:hAnsi="Courier New" w:cs="Courier New"/>
          <w:lang w:val="de-DE"/>
        </w:rPr>
        <w:tab/>
      </w:r>
      <w:r w:rsidR="00A72DA0" w:rsidRPr="005801EE">
        <w:rPr>
          <w:rFonts w:ascii="Courier New" w:hAnsi="Courier New" w:cs="Courier New"/>
          <w:lang w:val="de-DE"/>
        </w:rPr>
        <w:tab/>
      </w:r>
      <w:r w:rsidRPr="005801EE">
        <w:rPr>
          <w:rFonts w:ascii="Courier New" w:hAnsi="Courier New" w:cs="Courier New"/>
          <w:lang w:val="de-DE"/>
        </w:rPr>
        <w:t>2m qtl[tm=</w:t>
      </w:r>
    </w:p>
    <w:p w14:paraId="3D9A4ACD" w14:textId="35D82B52" w:rsidR="000C0E28" w:rsidRPr="005801EE" w:rsidRDefault="000C0E28" w:rsidP="000C0E28">
      <w:pPr>
        <w:spacing w:after="0"/>
        <w:rPr>
          <w:rFonts w:ascii="Courier New" w:hAnsi="Courier New" w:cs="Courier New"/>
          <w:lang w:val="de-DE"/>
        </w:rPr>
      </w:pPr>
      <w:r w:rsidRPr="005801EE">
        <w:rPr>
          <w:rFonts w:ascii="Courier New" w:hAnsi="Courier New" w:cs="Courier New"/>
          <w:lang w:val="de-DE"/>
        </w:rPr>
        <w:t>2f qtl[t==</w:t>
      </w:r>
      <w:r w:rsidRPr="005801EE">
        <w:rPr>
          <w:rFonts w:ascii="Courier New" w:hAnsi="Courier New" w:cs="Courier New"/>
          <w:lang w:val="de-DE"/>
        </w:rPr>
        <w:tab/>
      </w:r>
      <w:r w:rsidRPr="005801EE">
        <w:rPr>
          <w:rFonts w:ascii="Courier New" w:hAnsi="Courier New" w:cs="Courier New"/>
          <w:lang w:val="de-DE"/>
        </w:rPr>
        <w:tab/>
      </w:r>
      <w:r w:rsidR="00A72DA0" w:rsidRPr="005801EE">
        <w:rPr>
          <w:rFonts w:ascii="Courier New" w:hAnsi="Courier New" w:cs="Courier New"/>
          <w:lang w:val="de-DE"/>
        </w:rPr>
        <w:tab/>
      </w:r>
      <w:r w:rsidRPr="005801EE">
        <w:rPr>
          <w:rFonts w:ascii="Courier New" w:hAnsi="Courier New" w:cs="Courier New"/>
          <w:lang w:val="de-DE"/>
        </w:rPr>
        <w:t>2f qtl[tn</w:t>
      </w:r>
      <w:r w:rsidRPr="005801EE">
        <w:rPr>
          <w:rFonts w:ascii="Courier New" w:hAnsi="Courier New" w:cs="Courier New"/>
          <w:lang w:val="de-DE"/>
        </w:rPr>
        <w:tab/>
      </w:r>
      <w:r w:rsidRPr="005801EE">
        <w:rPr>
          <w:rFonts w:ascii="Courier New" w:hAnsi="Courier New" w:cs="Courier New"/>
          <w:lang w:val="de-DE"/>
        </w:rPr>
        <w:tab/>
      </w:r>
      <w:r w:rsidRPr="005801EE">
        <w:rPr>
          <w:rFonts w:ascii="Courier New" w:hAnsi="Courier New" w:cs="Courier New"/>
          <w:lang w:val="de-DE"/>
        </w:rPr>
        <w:tab/>
        <w:t>2f qtl[tm==</w:t>
      </w:r>
    </w:p>
    <w:p w14:paraId="41501C17" w14:textId="65A753F3" w:rsidR="000C0E28" w:rsidRPr="00A72DA0" w:rsidRDefault="000C0E28" w:rsidP="000C0E28">
      <w:pPr>
        <w:spacing w:after="0"/>
        <w:rPr>
          <w:rFonts w:ascii="Courier New" w:hAnsi="Courier New" w:cs="Courier New"/>
        </w:rPr>
      </w:pPr>
      <w:r w:rsidRPr="00A72DA0">
        <w:rPr>
          <w:rFonts w:ascii="Courier New" w:hAnsi="Courier New" w:cs="Courier New"/>
        </w:rPr>
        <w:t>1c qtl[t</w:t>
      </w:r>
      <w:r w:rsidRPr="00A72DA0">
        <w:rPr>
          <w:rFonts w:ascii="Courier New" w:hAnsi="Courier New" w:cs="Courier New"/>
        </w:rPr>
        <w:tab/>
      </w:r>
      <w:r w:rsidRPr="00A72DA0">
        <w:rPr>
          <w:rFonts w:ascii="Courier New" w:hAnsi="Courier New" w:cs="Courier New"/>
        </w:rPr>
        <w:tab/>
      </w:r>
      <w:r w:rsidRPr="00A72DA0">
        <w:rPr>
          <w:rFonts w:ascii="Courier New" w:hAnsi="Courier New" w:cs="Courier New"/>
        </w:rPr>
        <w:tab/>
        <w:t xml:space="preserve">1c qtl[n or </w:t>
      </w:r>
      <w:commentRangeStart w:id="148"/>
      <w:r w:rsidRPr="00A72DA0">
        <w:rPr>
          <w:rFonts w:ascii="Courier New" w:hAnsi="Courier New" w:cs="Courier New"/>
        </w:rPr>
        <w:t>qtl[*</w:t>
      </w:r>
      <w:commentRangeEnd w:id="148"/>
      <w:r w:rsidR="00224AEA" w:rsidRPr="00A72DA0">
        <w:rPr>
          <w:rStyle w:val="CommentReference"/>
          <w:rFonts w:ascii="Courier New" w:hAnsi="Courier New" w:cs="Courier New"/>
          <w:sz w:val="22"/>
          <w:szCs w:val="22"/>
        </w:rPr>
        <w:commentReference w:id="148"/>
      </w:r>
      <w:r w:rsidRPr="00A72DA0">
        <w:rPr>
          <w:rFonts w:ascii="Courier New" w:hAnsi="Courier New" w:cs="Courier New"/>
        </w:rPr>
        <w:tab/>
        <w:t>1c qtl[n= or qtl[y</w:t>
      </w:r>
    </w:p>
    <w:p w14:paraId="4218C8A4" w14:textId="436D4AC9" w:rsidR="00C46BFA" w:rsidRPr="00C46BFA" w:rsidRDefault="000C0E28" w:rsidP="00C46BFA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  <w:t>PREFIX CONJUGATION</w:t>
      </w:r>
    </w:p>
    <w:p w14:paraId="4BD610D9" w14:textId="77777777" w:rsidR="00C46BFA" w:rsidRPr="00C46BFA" w:rsidRDefault="00C46BFA" w:rsidP="00C46BFA">
      <w:pPr>
        <w:spacing w:after="0"/>
        <w:rPr>
          <w:rFonts w:asciiTheme="majorBidi" w:hAnsiTheme="majorBidi" w:cstheme="majorBidi"/>
        </w:rPr>
      </w:pPr>
    </w:p>
    <w:p w14:paraId="6E51236E" w14:textId="19DB8C77" w:rsidR="00C46BFA" w:rsidRPr="00C46BFA" w:rsidRDefault="00C46BFA" w:rsidP="00C46BFA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Singular</w:t>
      </w:r>
      <w:r>
        <w:rPr>
          <w:rFonts w:asciiTheme="majorBidi" w:hAnsiTheme="majorBidi" w:cstheme="majorBidi"/>
        </w:rPr>
        <w:tab/>
      </w:r>
      <w:r w:rsidR="00A72DA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Plural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Dual</w:t>
      </w:r>
    </w:p>
    <w:p w14:paraId="39C9218E" w14:textId="54681E72" w:rsidR="00C46BFA" w:rsidRPr="00E10DEE" w:rsidRDefault="00C46BFA" w:rsidP="00C46BFA">
      <w:pPr>
        <w:spacing w:after="0"/>
        <w:rPr>
          <w:rFonts w:ascii="Courier New" w:hAnsi="Courier New" w:cs="Courier New"/>
          <w:lang w:val="en-ZA"/>
          <w:rPrChange w:id="149" w:author="Tania Notarius" w:date="2025-06-23T14:22:00Z">
            <w:rPr>
              <w:rFonts w:ascii="Courier New" w:hAnsi="Courier New" w:cs="Courier New"/>
              <w:lang w:val="de-DE"/>
            </w:rPr>
          </w:rPrChange>
        </w:rPr>
      </w:pPr>
      <w:r w:rsidRPr="00E10DEE">
        <w:rPr>
          <w:rFonts w:ascii="Courier New" w:hAnsi="Courier New" w:cs="Courier New"/>
          <w:lang w:val="en-ZA"/>
          <w:rPrChange w:id="150" w:author="Tania Notarius" w:date="2025-06-23T14:22:00Z">
            <w:rPr>
              <w:rFonts w:ascii="Courier New" w:hAnsi="Courier New" w:cs="Courier New"/>
              <w:lang w:val="de-DE"/>
            </w:rPr>
          </w:rPrChange>
        </w:rPr>
        <w:t>3m !y!qtl[</w:t>
      </w:r>
      <w:r w:rsidRPr="00E10DEE">
        <w:rPr>
          <w:rFonts w:ascii="Courier New" w:hAnsi="Courier New" w:cs="Courier New"/>
          <w:lang w:val="en-ZA"/>
          <w:rPrChange w:id="151" w:author="Tania Notarius" w:date="2025-06-23T14:22:00Z">
            <w:rPr>
              <w:rFonts w:ascii="Courier New" w:hAnsi="Courier New" w:cs="Courier New"/>
              <w:lang w:val="de-DE"/>
            </w:rPr>
          </w:rPrChange>
        </w:rPr>
        <w:tab/>
      </w:r>
      <w:r w:rsidRPr="00E10DEE">
        <w:rPr>
          <w:rFonts w:ascii="Courier New" w:hAnsi="Courier New" w:cs="Courier New"/>
          <w:lang w:val="en-ZA"/>
          <w:rPrChange w:id="152" w:author="Tania Notarius" w:date="2025-06-23T14:22:00Z">
            <w:rPr>
              <w:rFonts w:ascii="Courier New" w:hAnsi="Courier New" w:cs="Courier New"/>
              <w:lang w:val="de-DE"/>
            </w:rPr>
          </w:rPrChange>
        </w:rPr>
        <w:tab/>
      </w:r>
      <w:r w:rsidR="00A72DA0" w:rsidRPr="00E10DEE">
        <w:rPr>
          <w:rFonts w:ascii="Courier New" w:hAnsi="Courier New" w:cs="Courier New"/>
          <w:lang w:val="en-ZA"/>
          <w:rPrChange w:id="153" w:author="Tania Notarius" w:date="2025-06-23T14:22:00Z">
            <w:rPr>
              <w:rFonts w:ascii="Courier New" w:hAnsi="Courier New" w:cs="Courier New"/>
              <w:lang w:val="de-DE"/>
            </w:rPr>
          </w:rPrChange>
        </w:rPr>
        <w:tab/>
      </w:r>
      <w:r w:rsidRPr="00E10DEE">
        <w:rPr>
          <w:rFonts w:ascii="Courier New" w:hAnsi="Courier New" w:cs="Courier New"/>
          <w:lang w:val="en-ZA"/>
          <w:rPrChange w:id="154" w:author="Tania Notarius" w:date="2025-06-23T14:22:00Z">
            <w:rPr>
              <w:rFonts w:ascii="Courier New" w:hAnsi="Courier New" w:cs="Courier New"/>
              <w:lang w:val="de-DE"/>
            </w:rPr>
          </w:rPrChange>
        </w:rPr>
        <w:t>3m !t!qtl[</w:t>
      </w:r>
      <w:r w:rsidR="008B48D9" w:rsidRPr="00E10DEE">
        <w:rPr>
          <w:rFonts w:ascii="Courier New" w:hAnsi="Courier New" w:cs="Courier New"/>
          <w:lang w:val="en-ZA"/>
          <w:rPrChange w:id="155" w:author="Tania Notarius" w:date="2025-06-23T14:22:00Z">
            <w:rPr>
              <w:rFonts w:ascii="Courier New" w:hAnsi="Courier New" w:cs="Courier New"/>
              <w:lang w:val="de-DE"/>
            </w:rPr>
          </w:rPrChange>
        </w:rPr>
        <w:t>:w</w:t>
      </w:r>
      <w:r w:rsidRPr="00E10DEE">
        <w:rPr>
          <w:rFonts w:ascii="Courier New" w:hAnsi="Courier New" w:cs="Courier New"/>
          <w:lang w:val="en-ZA"/>
          <w:rPrChange w:id="156" w:author="Tania Notarius" w:date="2025-06-23T14:22:00Z">
            <w:rPr>
              <w:rFonts w:ascii="Courier New" w:hAnsi="Courier New" w:cs="Courier New"/>
              <w:lang w:val="de-DE"/>
            </w:rPr>
          </w:rPrChange>
        </w:rPr>
        <w:tab/>
        <w:t>3m !y=!qtl[ or !t!qtl[</w:t>
      </w:r>
    </w:p>
    <w:p w14:paraId="74192252" w14:textId="2B9606D6" w:rsidR="00C46BFA" w:rsidRPr="005801EE" w:rsidRDefault="00C46BFA" w:rsidP="00C46BFA">
      <w:pPr>
        <w:spacing w:after="0"/>
        <w:rPr>
          <w:rFonts w:ascii="Courier New" w:hAnsi="Courier New" w:cs="Courier New"/>
          <w:lang w:val="de-DE"/>
        </w:rPr>
      </w:pPr>
      <w:r w:rsidRPr="005801EE">
        <w:rPr>
          <w:rFonts w:ascii="Courier New" w:hAnsi="Courier New" w:cs="Courier New"/>
          <w:lang w:val="de-DE"/>
        </w:rPr>
        <w:t>3f !t!qtl[</w:t>
      </w:r>
      <w:r w:rsidRPr="005801EE">
        <w:rPr>
          <w:rFonts w:ascii="Courier New" w:hAnsi="Courier New" w:cs="Courier New"/>
          <w:lang w:val="de-DE"/>
        </w:rPr>
        <w:tab/>
      </w:r>
      <w:r w:rsidRPr="005801EE">
        <w:rPr>
          <w:rFonts w:ascii="Courier New" w:hAnsi="Courier New" w:cs="Courier New"/>
          <w:lang w:val="de-DE"/>
        </w:rPr>
        <w:tab/>
      </w:r>
      <w:r w:rsidR="00A72DA0" w:rsidRPr="005801EE">
        <w:rPr>
          <w:rFonts w:ascii="Courier New" w:hAnsi="Courier New" w:cs="Courier New"/>
          <w:lang w:val="de-DE"/>
        </w:rPr>
        <w:tab/>
      </w:r>
      <w:r w:rsidRPr="005801EE">
        <w:rPr>
          <w:rFonts w:ascii="Courier New" w:hAnsi="Courier New" w:cs="Courier New"/>
          <w:lang w:val="de-DE"/>
        </w:rPr>
        <w:t>3f !t!qtl[n</w:t>
      </w:r>
      <w:r w:rsidRPr="005801EE">
        <w:rPr>
          <w:rFonts w:ascii="Courier New" w:hAnsi="Courier New" w:cs="Courier New"/>
          <w:lang w:val="de-DE"/>
        </w:rPr>
        <w:tab/>
        <w:t>3f !t!qtl[*</w:t>
      </w:r>
    </w:p>
    <w:p w14:paraId="0346868C" w14:textId="3590FF0F" w:rsidR="00C46BFA" w:rsidRPr="005801EE" w:rsidRDefault="00C46BFA" w:rsidP="00C46BFA">
      <w:pPr>
        <w:spacing w:after="0"/>
        <w:rPr>
          <w:rFonts w:ascii="Courier New" w:hAnsi="Courier New" w:cs="Courier New"/>
          <w:lang w:val="de-DE"/>
        </w:rPr>
      </w:pPr>
      <w:r w:rsidRPr="005801EE">
        <w:rPr>
          <w:rFonts w:ascii="Courier New" w:hAnsi="Courier New" w:cs="Courier New"/>
          <w:lang w:val="de-DE"/>
        </w:rPr>
        <w:t>2m !t=!qtl[</w:t>
      </w:r>
      <w:r w:rsidRPr="005801EE">
        <w:rPr>
          <w:rFonts w:ascii="Courier New" w:hAnsi="Courier New" w:cs="Courier New"/>
          <w:lang w:val="de-DE"/>
        </w:rPr>
        <w:tab/>
      </w:r>
      <w:r w:rsidRPr="005801EE">
        <w:rPr>
          <w:rFonts w:ascii="Courier New" w:hAnsi="Courier New" w:cs="Courier New"/>
          <w:lang w:val="de-DE"/>
        </w:rPr>
        <w:tab/>
        <w:t>2m !t===!qtl[</w:t>
      </w:r>
      <w:r w:rsidRPr="005801EE">
        <w:rPr>
          <w:rFonts w:ascii="Courier New" w:hAnsi="Courier New" w:cs="Courier New"/>
          <w:lang w:val="de-DE"/>
        </w:rPr>
        <w:tab/>
        <w:t>2m !t!qtl[*</w:t>
      </w:r>
    </w:p>
    <w:p w14:paraId="43A46BEC" w14:textId="1695A896" w:rsidR="00C46BFA" w:rsidRPr="005801EE" w:rsidRDefault="00C46BFA" w:rsidP="00C46BFA">
      <w:pPr>
        <w:spacing w:after="0"/>
        <w:rPr>
          <w:rFonts w:ascii="Courier New" w:hAnsi="Courier New" w:cs="Courier New"/>
          <w:lang w:val="de-DE"/>
        </w:rPr>
      </w:pPr>
      <w:r w:rsidRPr="005801EE">
        <w:rPr>
          <w:rFonts w:ascii="Courier New" w:hAnsi="Courier New" w:cs="Courier New"/>
          <w:lang w:val="de-DE"/>
        </w:rPr>
        <w:t>2f !t==!qtl[</w:t>
      </w:r>
      <w:r w:rsidRPr="005801EE">
        <w:rPr>
          <w:rFonts w:ascii="Courier New" w:hAnsi="Courier New" w:cs="Courier New"/>
          <w:lang w:val="de-DE"/>
        </w:rPr>
        <w:tab/>
      </w:r>
      <w:r w:rsidR="00A72DA0" w:rsidRPr="005801EE">
        <w:rPr>
          <w:rFonts w:ascii="Courier New" w:hAnsi="Courier New" w:cs="Courier New"/>
          <w:lang w:val="de-DE"/>
        </w:rPr>
        <w:tab/>
      </w:r>
      <w:r w:rsidRPr="005801EE">
        <w:rPr>
          <w:rFonts w:ascii="Courier New" w:hAnsi="Courier New" w:cs="Courier New"/>
          <w:lang w:val="de-DE"/>
        </w:rPr>
        <w:t>2f !t!qtl[n=</w:t>
      </w:r>
      <w:r w:rsidRPr="005801EE">
        <w:rPr>
          <w:rFonts w:ascii="Courier New" w:hAnsi="Courier New" w:cs="Courier New"/>
          <w:lang w:val="de-DE"/>
        </w:rPr>
        <w:tab/>
        <w:t>2f !t!qtl[*</w:t>
      </w:r>
    </w:p>
    <w:p w14:paraId="07EC5DA2" w14:textId="0AAE12FE" w:rsidR="00C46BFA" w:rsidRPr="000C0E28" w:rsidRDefault="00C46BFA" w:rsidP="00DB5780">
      <w:pPr>
        <w:spacing w:after="0"/>
        <w:rPr>
          <w:rFonts w:asciiTheme="majorBidi" w:hAnsiTheme="majorBidi" w:cstheme="majorBidi"/>
        </w:rPr>
      </w:pPr>
      <w:r w:rsidRPr="00A72DA0">
        <w:rPr>
          <w:rFonts w:ascii="Courier New" w:hAnsi="Courier New" w:cs="Courier New"/>
        </w:rPr>
        <w:t>1c !</w:t>
      </w:r>
      <w:r w:rsidR="00DB5780" w:rsidRPr="00DB5780">
        <w:rPr>
          <w:rFonts w:ascii="Courier New" w:hAnsi="Courier New" w:cs="Courier New"/>
        </w:rPr>
        <w:t>(ʔ$a</w:t>
      </w:r>
      <w:r w:rsidRPr="00A72DA0">
        <w:rPr>
          <w:rFonts w:ascii="Courier New" w:hAnsi="Courier New" w:cs="Courier New"/>
        </w:rPr>
        <w:t>!qtl[</w:t>
      </w:r>
      <w:r w:rsidR="00B34F7B">
        <w:rPr>
          <w:rStyle w:val="FootnoteReference"/>
          <w:rFonts w:ascii="Courier New" w:hAnsi="Courier New" w:cs="Courier New"/>
        </w:rPr>
        <w:footnoteReference w:id="1"/>
      </w:r>
      <w:r w:rsidRPr="00A72DA0">
        <w:rPr>
          <w:rFonts w:ascii="Courier New" w:hAnsi="Courier New" w:cs="Courier New"/>
        </w:rPr>
        <w:tab/>
      </w:r>
      <w:r w:rsidRPr="00A72DA0">
        <w:rPr>
          <w:rFonts w:ascii="Courier New" w:hAnsi="Courier New" w:cs="Courier New"/>
        </w:rPr>
        <w:tab/>
        <w:t>1c !n!qtl[</w:t>
      </w:r>
      <w:r w:rsidR="00DB5780"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  <w:t>I</w:t>
      </w:r>
      <w:r w:rsidRPr="000C0E28">
        <w:rPr>
          <w:rFonts w:asciiTheme="majorBidi" w:hAnsiTheme="majorBidi" w:cstheme="majorBidi"/>
        </w:rPr>
        <w:t>nfinitive</w:t>
      </w:r>
    </w:p>
    <w:p w14:paraId="11D0D1A4" w14:textId="77777777" w:rsidR="00C46BFA" w:rsidRPr="00A72DA0" w:rsidRDefault="00C46BFA" w:rsidP="00C46BFA">
      <w:pPr>
        <w:spacing w:after="0"/>
        <w:rPr>
          <w:rFonts w:ascii="Courier New" w:hAnsi="Courier New" w:cs="Courier New"/>
        </w:rPr>
      </w:pPr>
      <w:r w:rsidRPr="00A72DA0">
        <w:rPr>
          <w:rFonts w:ascii="Courier New" w:hAnsi="Courier New" w:cs="Courier New"/>
        </w:rPr>
        <w:t>!!qtl[/</w:t>
      </w:r>
    </w:p>
    <w:p w14:paraId="1307467D" w14:textId="77777777" w:rsidR="00C46BFA" w:rsidRPr="000C0E28" w:rsidRDefault="00C46BFA" w:rsidP="00C46BFA">
      <w:pPr>
        <w:spacing w:after="0"/>
        <w:rPr>
          <w:rFonts w:asciiTheme="majorBidi" w:hAnsiTheme="majorBidi" w:cstheme="majorBidi"/>
        </w:rPr>
      </w:pPr>
    </w:p>
    <w:p w14:paraId="1927EEF2" w14:textId="77777777" w:rsidR="00C46BFA" w:rsidRPr="000C0E28" w:rsidRDefault="00C46BFA" w:rsidP="00C46BFA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</w:t>
      </w:r>
      <w:r w:rsidRPr="000C0E28">
        <w:rPr>
          <w:rFonts w:asciiTheme="majorBidi" w:hAnsiTheme="majorBidi" w:cstheme="majorBidi"/>
        </w:rPr>
        <w:t xml:space="preserve">ctive participle </w:t>
      </w:r>
    </w:p>
    <w:p w14:paraId="0F76C872" w14:textId="77777777" w:rsidR="005206B4" w:rsidRDefault="00C46BFA" w:rsidP="002B1F35">
      <w:pPr>
        <w:spacing w:after="0"/>
        <w:rPr>
          <w:rFonts w:asciiTheme="majorBidi" w:hAnsiTheme="majorBidi" w:cstheme="majorBidi"/>
        </w:rPr>
      </w:pPr>
      <w:r w:rsidRPr="00A72DA0">
        <w:rPr>
          <w:rFonts w:ascii="Courier New" w:hAnsi="Courier New" w:cs="Courier New"/>
        </w:rPr>
        <w:t>qtl[/</w:t>
      </w:r>
      <w:r w:rsidR="003755AC">
        <w:rPr>
          <w:rFonts w:ascii="Courier New" w:hAnsi="Courier New" w:cs="Courier New"/>
        </w:rPr>
        <w:br/>
      </w:r>
      <w:r w:rsidR="002B1F35">
        <w:rPr>
          <w:rFonts w:ascii="Courier New" w:hAnsi="Courier New" w:cs="Courier New"/>
        </w:rPr>
        <w:br/>
      </w:r>
    </w:p>
    <w:p w14:paraId="70845683" w14:textId="77777777" w:rsidR="005206B4" w:rsidRDefault="005206B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70EB27BE" w14:textId="1FF7D54E" w:rsidR="002B1F35" w:rsidRPr="002B1F35" w:rsidRDefault="002B1F35" w:rsidP="002B1F35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ENCLITIC PARTICLES</w:t>
      </w:r>
      <w:r w:rsidRPr="002B1F35"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  <w:t>The enclitic particles are prefixed with “</w:t>
      </w:r>
      <w:r w:rsidRPr="002B1F35">
        <w:rPr>
          <w:rFonts w:asciiTheme="majorBidi" w:hAnsiTheme="majorBidi" w:cstheme="majorBidi"/>
        </w:rPr>
        <w:t>~</w:t>
      </w:r>
      <w:r>
        <w:rPr>
          <w:rFonts w:asciiTheme="majorBidi" w:hAnsiTheme="majorBidi" w:cstheme="majorBidi"/>
        </w:rPr>
        <w:t>” in the encoding.</w:t>
      </w:r>
      <w:r>
        <w:rPr>
          <w:rFonts w:asciiTheme="majorBidi" w:hAnsiTheme="majorBidi" w:cstheme="majorBidi"/>
        </w:rPr>
        <w:br/>
      </w:r>
      <w:r w:rsidRPr="002B1F35"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  <w:b/>
          <w:bCs/>
        </w:rPr>
        <w:t>Energic nun</w:t>
      </w:r>
      <w:r w:rsidRPr="002B1F35">
        <w:rPr>
          <w:rFonts w:asciiTheme="majorBidi" w:hAnsiTheme="majorBidi" w:cstheme="majorBidi"/>
          <w:b/>
          <w:bCs/>
        </w:rPr>
        <w:br/>
      </w:r>
      <w:r>
        <w:rPr>
          <w:rFonts w:asciiTheme="majorBidi" w:hAnsiTheme="majorBidi" w:cstheme="majorBidi"/>
        </w:rPr>
        <w:t>Energic nun is a mysterious enclitic particle in the Ugaritic language. It can occur as single or double nun:</w:t>
      </w:r>
      <w:r>
        <w:rPr>
          <w:rFonts w:asciiTheme="majorBidi" w:hAnsiTheme="majorBidi" w:cstheme="majorBidi"/>
        </w:rPr>
        <w:br/>
      </w:r>
      <w:r w:rsidRPr="002B1F35">
        <w:rPr>
          <w:rFonts w:asciiTheme="majorBidi" w:hAnsiTheme="majorBidi" w:cstheme="majorBidi"/>
        </w:rPr>
        <w:t>~</w:t>
      </w:r>
      <w:r>
        <w:rPr>
          <w:rFonts w:asciiTheme="majorBidi" w:hAnsiTheme="majorBidi" w:cstheme="majorBidi"/>
        </w:rPr>
        <w:t>n</w:t>
      </w:r>
      <w:r>
        <w:rPr>
          <w:rFonts w:asciiTheme="majorBidi" w:hAnsiTheme="majorBidi" w:cstheme="majorBidi"/>
        </w:rPr>
        <w:br/>
      </w:r>
      <w:r w:rsidRPr="002B1F35">
        <w:rPr>
          <w:rFonts w:asciiTheme="majorBidi" w:hAnsiTheme="majorBidi" w:cstheme="majorBidi"/>
        </w:rPr>
        <w:t>~</w:t>
      </w:r>
      <w:r>
        <w:rPr>
          <w:rFonts w:asciiTheme="majorBidi" w:hAnsiTheme="majorBidi" w:cstheme="majorBidi"/>
        </w:rPr>
        <w:t>nn</w:t>
      </w:r>
      <w:r w:rsidRPr="002B1F35"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  <w:t>A special case of energic nun is when</w:t>
      </w:r>
      <w:r w:rsidRPr="002B1F35">
        <w:rPr>
          <w:rFonts w:asciiTheme="majorBidi" w:hAnsiTheme="majorBidi" w:cstheme="majorBidi"/>
        </w:rPr>
        <w:t xml:space="preserve"> it incorporates a pronominal suffix with a fusion</w:t>
      </w:r>
      <w:r>
        <w:rPr>
          <w:rFonts w:asciiTheme="majorBidi" w:hAnsiTheme="majorBidi" w:cstheme="majorBidi"/>
        </w:rPr>
        <w:t>. In this case,</w:t>
      </w:r>
      <w:r w:rsidRPr="002B1F35">
        <w:rPr>
          <w:rFonts w:asciiTheme="majorBidi" w:hAnsiTheme="majorBidi" w:cstheme="majorBidi"/>
        </w:rPr>
        <w:t xml:space="preserve"> we use a combination of ~</w:t>
      </w:r>
      <w:r>
        <w:rPr>
          <w:rFonts w:asciiTheme="majorBidi" w:hAnsiTheme="majorBidi" w:cstheme="majorBidi"/>
        </w:rPr>
        <w:t xml:space="preserve"> and </w:t>
      </w:r>
      <w:r w:rsidRPr="002B1F35">
        <w:rPr>
          <w:rFonts w:asciiTheme="majorBidi" w:hAnsiTheme="majorBidi" w:cstheme="majorBidi"/>
        </w:rPr>
        <w:t>+</w:t>
      </w:r>
      <w:r>
        <w:rPr>
          <w:rFonts w:asciiTheme="majorBidi" w:hAnsiTheme="majorBidi" w:cstheme="majorBidi"/>
        </w:rPr>
        <w:t xml:space="preserve">. </w:t>
      </w:r>
      <w:r w:rsidRPr="002B1F35">
        <w:rPr>
          <w:rFonts w:asciiTheme="majorBidi" w:hAnsiTheme="majorBidi" w:cstheme="majorBidi"/>
        </w:rPr>
        <w:t>E.g.</w:t>
      </w:r>
      <w:r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br/>
      </w:r>
    </w:p>
    <w:p w14:paraId="7AB3C6A3" w14:textId="32EBB3E1" w:rsidR="00710EC7" w:rsidRDefault="002B1F35" w:rsidP="002B1F35">
      <w:pPr>
        <w:spacing w:after="0"/>
        <w:rPr>
          <w:ins w:id="157" w:author="Tania Notarius" w:date="2025-05-19T10:22:00Z"/>
          <w:rFonts w:asciiTheme="majorBidi" w:hAnsiTheme="majorBidi" w:cstheme="majorBidi"/>
        </w:rPr>
      </w:pPr>
      <w:r w:rsidRPr="002B1F35">
        <w:rPr>
          <w:rFonts w:asciiTheme="majorBidi" w:hAnsiTheme="majorBidi" w:cstheme="majorBidi"/>
        </w:rPr>
        <w:t>85856 tluan !t!l(ʔ&amp;u(y(I)[~+(n&amp;an #an is a variant of nn</w:t>
      </w:r>
      <w:r w:rsidR="003755AC">
        <w:rPr>
          <w:rFonts w:asciiTheme="majorBidi" w:hAnsiTheme="majorBidi" w:cstheme="majorBidi"/>
        </w:rPr>
        <w:br/>
      </w:r>
      <w:r w:rsidR="003755AC">
        <w:rPr>
          <w:rFonts w:asciiTheme="majorBidi" w:hAnsiTheme="majorBidi" w:cstheme="majorBidi"/>
        </w:rPr>
        <w:br/>
      </w:r>
      <w:r w:rsidR="003755AC" w:rsidRPr="003755AC">
        <w:rPr>
          <w:rFonts w:asciiTheme="majorBidi" w:hAnsiTheme="majorBidi" w:cstheme="majorBidi"/>
          <w:b/>
          <w:bCs/>
        </w:rPr>
        <w:t>Directive h</w:t>
      </w:r>
      <w:r w:rsidR="003755AC">
        <w:rPr>
          <w:rFonts w:asciiTheme="majorBidi" w:hAnsiTheme="majorBidi" w:cstheme="majorBidi"/>
        </w:rPr>
        <w:br/>
        <w:t xml:space="preserve">Directive h is encoded as </w:t>
      </w:r>
      <w:r w:rsidR="003755AC" w:rsidRPr="002B1F35">
        <w:rPr>
          <w:rFonts w:asciiTheme="majorBidi" w:hAnsiTheme="majorBidi" w:cstheme="majorBidi"/>
        </w:rPr>
        <w:t>~</w:t>
      </w:r>
      <w:r w:rsidR="003755AC">
        <w:rPr>
          <w:rFonts w:asciiTheme="majorBidi" w:hAnsiTheme="majorBidi" w:cstheme="majorBidi"/>
        </w:rPr>
        <w:t>h.</w:t>
      </w:r>
    </w:p>
    <w:p w14:paraId="3CC3194A" w14:textId="77777777" w:rsidR="0022673C" w:rsidRDefault="0022673C" w:rsidP="002B1F35">
      <w:pPr>
        <w:spacing w:after="0"/>
        <w:rPr>
          <w:ins w:id="158" w:author="Tania Notarius" w:date="2025-05-19T10:22:00Z"/>
          <w:rFonts w:asciiTheme="majorBidi" w:hAnsiTheme="majorBidi" w:cstheme="majorBidi"/>
        </w:rPr>
      </w:pPr>
    </w:p>
    <w:p w14:paraId="4EAFC505" w14:textId="03D92F29" w:rsidR="0022673C" w:rsidRDefault="0022673C" w:rsidP="002B1F35">
      <w:pPr>
        <w:spacing w:after="0"/>
        <w:rPr>
          <w:ins w:id="159" w:author="Tania Notarius" w:date="2025-05-19T10:22:00Z"/>
          <w:rFonts w:asciiTheme="majorBidi" w:hAnsiTheme="majorBidi" w:cstheme="majorBidi"/>
        </w:rPr>
      </w:pPr>
      <w:ins w:id="160" w:author="Tania Notarius" w:date="2025-05-19T10:22:00Z">
        <w:r>
          <w:rPr>
            <w:rFonts w:asciiTheme="majorBidi" w:hAnsiTheme="majorBidi" w:cstheme="majorBidi"/>
            <w:b/>
            <w:bCs/>
            <w:sz w:val="24"/>
            <w:szCs w:val="24"/>
          </w:rPr>
          <w:t>VARIANTS</w:t>
        </w:r>
      </w:ins>
    </w:p>
    <w:p w14:paraId="7580DAF8" w14:textId="77777777" w:rsidR="0022673C" w:rsidRDefault="0022673C" w:rsidP="002B1F35">
      <w:pPr>
        <w:spacing w:after="0"/>
        <w:rPr>
          <w:ins w:id="161" w:author="Tania Notarius" w:date="2025-05-19T10:22:00Z"/>
          <w:rFonts w:asciiTheme="majorBidi" w:hAnsiTheme="majorBidi" w:cstheme="majorBidi"/>
        </w:rPr>
      </w:pPr>
    </w:p>
    <w:p w14:paraId="48937AD2" w14:textId="0A2109EA" w:rsidR="0022673C" w:rsidRDefault="0022673C" w:rsidP="0022673C">
      <w:pPr>
        <w:spacing w:after="0"/>
        <w:rPr>
          <w:ins w:id="162" w:author="Tania Notarius" w:date="2025-05-19T10:22:00Z"/>
          <w:rFonts w:asciiTheme="majorBidi" w:hAnsiTheme="majorBidi" w:cstheme="majorBidi"/>
        </w:rPr>
      </w:pPr>
      <w:ins w:id="163" w:author="Tania Notarius" w:date="2025-05-19T10:22:00Z">
        <w:r>
          <w:rPr>
            <w:rFonts w:asciiTheme="majorBidi" w:hAnsiTheme="majorBidi" w:cstheme="majorBidi"/>
          </w:rPr>
          <w:t xml:space="preserve">Sometimes we could not disambiguate the consonantal </w:t>
        </w:r>
      </w:ins>
      <w:ins w:id="164" w:author="Tania Notarius" w:date="2025-05-19T10:23:00Z">
        <w:r>
          <w:rPr>
            <w:rFonts w:asciiTheme="majorBidi" w:hAnsiTheme="majorBidi" w:cstheme="majorBidi"/>
          </w:rPr>
          <w:t xml:space="preserve">spelling </w:t>
        </w:r>
      </w:ins>
      <w:ins w:id="165" w:author="Tania Notarius" w:date="2025-05-19T10:22:00Z">
        <w:r>
          <w:rPr>
            <w:rFonts w:asciiTheme="majorBidi" w:hAnsiTheme="majorBidi" w:cstheme="majorBidi"/>
          </w:rPr>
          <w:t>even on th</w:t>
        </w:r>
      </w:ins>
      <w:ins w:id="166" w:author="Tania Notarius" w:date="2025-05-19T10:23:00Z">
        <w:r>
          <w:rPr>
            <w:rFonts w:asciiTheme="majorBidi" w:hAnsiTheme="majorBidi" w:cstheme="majorBidi"/>
          </w:rPr>
          <w:t>e level of lexemes</w:t>
        </w:r>
      </w:ins>
      <w:ins w:id="167" w:author="Tania Notarius" w:date="2025-05-19T10:28:00Z">
        <w:r>
          <w:rPr>
            <w:rFonts w:asciiTheme="majorBidi" w:hAnsiTheme="majorBidi" w:cstheme="majorBidi"/>
          </w:rPr>
          <w:t xml:space="preserve"> or to give preference to one of the interpretations. In such cases both readings are pre</w:t>
        </w:r>
      </w:ins>
      <w:ins w:id="168" w:author="Tania Notarius" w:date="2025-05-19T10:29:00Z">
        <w:r>
          <w:rPr>
            <w:rFonts w:asciiTheme="majorBidi" w:hAnsiTheme="majorBidi" w:cstheme="majorBidi"/>
          </w:rPr>
          <w:t>served</w:t>
        </w:r>
      </w:ins>
      <w:ins w:id="169" w:author="Tania Notarius" w:date="2025-05-19T10:30:00Z">
        <w:r w:rsidR="00712E87">
          <w:rPr>
            <w:rFonts w:asciiTheme="majorBidi" w:hAnsiTheme="majorBidi" w:cstheme="majorBidi"/>
          </w:rPr>
          <w:t>, 9878-9880</w:t>
        </w:r>
      </w:ins>
      <w:ins w:id="170" w:author="Tania Notarius" w:date="2025-05-19T10:29:00Z">
        <w:r>
          <w:rPr>
            <w:rFonts w:asciiTheme="majorBidi" w:hAnsiTheme="majorBidi" w:cstheme="majorBidi"/>
          </w:rPr>
          <w:t>:</w:t>
        </w:r>
      </w:ins>
    </w:p>
    <w:p w14:paraId="70C83D42" w14:textId="2A3D6FE2" w:rsidR="0022673C" w:rsidRPr="0022673C" w:rsidRDefault="0022673C" w:rsidP="0022673C">
      <w:pPr>
        <w:spacing w:after="0"/>
        <w:rPr>
          <w:ins w:id="171" w:author="Tania Notarius" w:date="2025-05-19T10:22:00Z"/>
          <w:rFonts w:asciiTheme="majorBidi" w:hAnsiTheme="majorBidi" w:cstheme="majorBidi"/>
        </w:rPr>
      </w:pPr>
      <w:ins w:id="172" w:author="Tania Notarius" w:date="2025-05-19T10:22:00Z">
        <w:r w:rsidRPr="0022673C">
          <w:rPr>
            <w:rFonts w:asciiTheme="majorBidi" w:hAnsiTheme="majorBidi" w:cstheme="majorBidi"/>
          </w:rPr>
          <w:t>ḥšk</w:t>
        </w:r>
        <w:r w:rsidRPr="0022673C">
          <w:rPr>
            <w:rFonts w:asciiTheme="majorBidi" w:hAnsiTheme="majorBidi" w:cstheme="majorBidi"/>
          </w:rPr>
          <w:tab/>
          <w:t>!!ḥš(I)[/+k # with Smith Pitard, or !!ḥšk[</w:t>
        </w:r>
      </w:ins>
      <w:ins w:id="173" w:author="Tania Notarius" w:date="2025-05-19T10:28:00Z">
        <w:r>
          <w:rPr>
            <w:rFonts w:asciiTheme="majorBidi" w:hAnsiTheme="majorBidi" w:cstheme="majorBidi"/>
          </w:rPr>
          <w:t xml:space="preserve"> with DULAT</w:t>
        </w:r>
      </w:ins>
    </w:p>
    <w:p w14:paraId="4CE30F93" w14:textId="604D8EA1" w:rsidR="0022673C" w:rsidRPr="0022673C" w:rsidRDefault="0022673C" w:rsidP="0022673C">
      <w:pPr>
        <w:spacing w:after="0"/>
        <w:rPr>
          <w:ins w:id="174" w:author="Tania Notarius" w:date="2025-05-19T10:22:00Z"/>
          <w:rFonts w:asciiTheme="majorBidi" w:hAnsiTheme="majorBidi" w:cstheme="majorBidi"/>
        </w:rPr>
      </w:pPr>
      <w:ins w:id="175" w:author="Tania Notarius" w:date="2025-05-19T10:22:00Z">
        <w:r w:rsidRPr="0022673C">
          <w:rPr>
            <w:rFonts w:asciiTheme="majorBidi" w:hAnsiTheme="majorBidi" w:cstheme="majorBidi"/>
          </w:rPr>
          <w:t>ˤṣk</w:t>
        </w:r>
        <w:r w:rsidRPr="0022673C">
          <w:rPr>
            <w:rFonts w:asciiTheme="majorBidi" w:hAnsiTheme="majorBidi" w:cstheme="majorBidi"/>
          </w:rPr>
          <w:tab/>
          <w:t>!!ˤṣ[/+k # with Smith Pitard, or ˤṣ/+k</w:t>
        </w:r>
      </w:ins>
      <w:ins w:id="176" w:author="Tania Notarius" w:date="2025-05-19T10:29:00Z">
        <w:r>
          <w:rPr>
            <w:rFonts w:asciiTheme="majorBidi" w:hAnsiTheme="majorBidi" w:cstheme="majorBidi"/>
          </w:rPr>
          <w:t xml:space="preserve"> with DULAT</w:t>
        </w:r>
      </w:ins>
    </w:p>
    <w:p w14:paraId="569A9825" w14:textId="63E012E2" w:rsidR="0022673C" w:rsidRPr="002B1F35" w:rsidRDefault="0022673C" w:rsidP="0022673C">
      <w:pPr>
        <w:spacing w:after="0"/>
        <w:rPr>
          <w:rFonts w:asciiTheme="majorBidi" w:hAnsiTheme="majorBidi" w:cstheme="majorBidi"/>
        </w:rPr>
      </w:pPr>
      <w:ins w:id="177" w:author="Tania Notarius" w:date="2025-05-19T10:22:00Z">
        <w:r w:rsidRPr="0022673C">
          <w:rPr>
            <w:rFonts w:asciiTheme="majorBidi" w:hAnsiTheme="majorBidi" w:cstheme="majorBidi"/>
          </w:rPr>
          <w:t>ˤbṣk</w:t>
        </w:r>
        <w:r w:rsidRPr="0022673C">
          <w:rPr>
            <w:rFonts w:asciiTheme="majorBidi" w:hAnsiTheme="majorBidi" w:cstheme="majorBidi"/>
          </w:rPr>
          <w:tab/>
          <w:t>!!ˤbṣ[/+k # with Smith Pitard, or ˤbṣ/+k</w:t>
        </w:r>
      </w:ins>
      <w:ins w:id="178" w:author="Tania Notarius" w:date="2025-05-19T10:29:00Z">
        <w:r>
          <w:rPr>
            <w:rFonts w:asciiTheme="majorBidi" w:hAnsiTheme="majorBidi" w:cstheme="majorBidi"/>
          </w:rPr>
          <w:t xml:space="preserve"> with DULAT</w:t>
        </w:r>
      </w:ins>
    </w:p>
    <w:sectPr w:rsidR="0022673C" w:rsidRPr="002B1F35" w:rsidSect="00D84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Tania Notarius" w:date="2025-03-02T19:00:00Z" w:initials="TN">
    <w:p w14:paraId="4FF79608" w14:textId="77777777" w:rsidR="009850D6" w:rsidRDefault="009850D6" w:rsidP="009850D6">
      <w:pPr>
        <w:pStyle w:val="CommentText"/>
      </w:pPr>
      <w:r>
        <w:rPr>
          <w:rStyle w:val="CommentReference"/>
        </w:rPr>
        <w:annotationRef/>
      </w:r>
      <w:r>
        <w:t>I am not sure this plural form exists</w:t>
      </w:r>
    </w:p>
  </w:comment>
  <w:comment w:id="4" w:author="Tania Notarius" w:date="2025-03-09T15:28:00Z" w:initials="TN">
    <w:p w14:paraId="29976AAC" w14:textId="77777777" w:rsidR="00E80769" w:rsidRDefault="00E80769" w:rsidP="00E80769">
      <w:pPr>
        <w:pStyle w:val="CommentText"/>
      </w:pPr>
      <w:r>
        <w:rPr>
          <w:rStyle w:val="CommentReference"/>
        </w:rPr>
        <w:annotationRef/>
      </w:r>
      <w:r>
        <w:t xml:space="preserve">The dictionary writes pl. </w:t>
      </w:r>
      <w:r>
        <w:rPr>
          <w:i/>
          <w:iCs/>
          <w:lang w:val="vi-VN"/>
        </w:rPr>
        <w:t>ả</w:t>
      </w:r>
      <w:r>
        <w:rPr>
          <w:i/>
          <w:iCs/>
        </w:rPr>
        <w:t>mht</w:t>
      </w:r>
    </w:p>
    <w:p w14:paraId="6F0A6D9D" w14:textId="77777777" w:rsidR="00E80769" w:rsidRDefault="00E80769" w:rsidP="00E80769">
      <w:pPr>
        <w:pStyle w:val="CommentText"/>
      </w:pPr>
      <w:r>
        <w:rPr>
          <w:i/>
          <w:iCs/>
          <w:lang w:val="vi-VN"/>
        </w:rPr>
        <w:t>ả</w:t>
      </w:r>
      <w:r>
        <w:rPr>
          <w:i/>
          <w:iCs/>
        </w:rPr>
        <w:t>m&amp;h(t/t=</w:t>
      </w:r>
    </w:p>
  </w:comment>
  <w:comment w:id="10" w:author="Tania Notarius" w:date="2025-03-02T19:02:00Z" w:initials="TN">
    <w:p w14:paraId="0C0E6413" w14:textId="37E39FE8" w:rsidR="009850D6" w:rsidRDefault="009850D6" w:rsidP="009850D6">
      <w:pPr>
        <w:pStyle w:val="CommentText"/>
      </w:pPr>
      <w:r>
        <w:rPr>
          <w:rStyle w:val="CommentReference"/>
        </w:rPr>
        <w:annotationRef/>
      </w:r>
      <w:r>
        <w:t>This is a mistake, as this lexeme is a noun. Should be replaced by an explicit adjective</w:t>
      </w:r>
    </w:p>
  </w:comment>
  <w:comment w:id="11" w:author="Tania Notarius" w:date="2025-03-09T15:36:00Z" w:initials="TN">
    <w:p w14:paraId="3F07BF7D" w14:textId="77777777" w:rsidR="00E80769" w:rsidRDefault="00E80769" w:rsidP="00E80769">
      <w:pPr>
        <w:pStyle w:val="CommentText"/>
      </w:pPr>
      <w:r>
        <w:rPr>
          <w:rStyle w:val="CommentReference"/>
        </w:rPr>
        <w:annotationRef/>
      </w:r>
      <w:r>
        <w:t xml:space="preserve">An alternative example </w:t>
      </w:r>
      <w:r>
        <w:rPr>
          <w:i/>
          <w:iCs/>
        </w:rPr>
        <w:t>dl</w:t>
      </w:r>
      <w:r>
        <w:t xml:space="preserve"> “poor: f. </w:t>
      </w:r>
      <w:r>
        <w:rPr>
          <w:i/>
          <w:iCs/>
        </w:rPr>
        <w:t>dl/t</w:t>
      </w:r>
    </w:p>
  </w:comment>
  <w:comment w:id="148" w:author="Tania Notarius" w:date="2025-01-13T15:05:00Z" w:initials="TN">
    <w:p w14:paraId="6366A680" w14:textId="5C58B739" w:rsidR="00224AEA" w:rsidRDefault="00224AEA" w:rsidP="00224AEA">
      <w:pPr>
        <w:pStyle w:val="CommentText"/>
      </w:pPr>
      <w:r>
        <w:rPr>
          <w:rStyle w:val="CommentReference"/>
        </w:rPr>
        <w:annotationRef/>
      </w:r>
      <w:r>
        <w:t>?</w:t>
      </w:r>
    </w:p>
    <w:p w14:paraId="6553DEC5" w14:textId="77777777" w:rsidR="00224AEA" w:rsidRDefault="00224AEA" w:rsidP="00224AEA">
      <w:pPr>
        <w:pStyle w:val="CommentText"/>
      </w:pPr>
      <w:r>
        <w:t xml:space="preserve">I have to double check these forms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F79608" w15:done="0"/>
  <w15:commentEx w15:paraId="6F0A6D9D" w15:paraIdParent="4FF79608" w15:done="0"/>
  <w15:commentEx w15:paraId="0C0E6413" w15:done="0"/>
  <w15:commentEx w15:paraId="3F07BF7D" w15:paraIdParent="0C0E6413" w15:done="0"/>
  <w15:commentEx w15:paraId="6553DE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A3C16E" w16cex:dateUtc="2025-03-02T17:00:00Z"/>
  <w16cex:commentExtensible w16cex:durableId="34CE4077" w16cex:dateUtc="2025-03-09T13:28:00Z"/>
  <w16cex:commentExtensible w16cex:durableId="1053AF39" w16cex:dateUtc="2025-03-02T17:02:00Z"/>
  <w16cex:commentExtensible w16cex:durableId="4310B5BB" w16cex:dateUtc="2025-03-09T13:36:00Z"/>
  <w16cex:commentExtensible w16cex:durableId="37E35211" w16cex:dateUtc="2025-01-13T13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F79608" w16cid:durableId="71A3C16E"/>
  <w16cid:commentId w16cid:paraId="6F0A6D9D" w16cid:durableId="34CE4077"/>
  <w16cid:commentId w16cid:paraId="0C0E6413" w16cid:durableId="1053AF39"/>
  <w16cid:commentId w16cid:paraId="3F07BF7D" w16cid:durableId="4310B5BB"/>
  <w16cid:commentId w16cid:paraId="6553DEC5" w16cid:durableId="37E3521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1C209" w14:textId="77777777" w:rsidR="00215922" w:rsidRDefault="00215922" w:rsidP="00B34F7B">
      <w:pPr>
        <w:spacing w:after="0" w:line="240" w:lineRule="auto"/>
      </w:pPr>
      <w:r>
        <w:separator/>
      </w:r>
    </w:p>
  </w:endnote>
  <w:endnote w:type="continuationSeparator" w:id="0">
    <w:p w14:paraId="5371BED7" w14:textId="77777777" w:rsidR="00215922" w:rsidRDefault="00215922" w:rsidP="00B34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67D16" w14:textId="77777777" w:rsidR="00215922" w:rsidRDefault="00215922" w:rsidP="00B34F7B">
      <w:pPr>
        <w:spacing w:after="0" w:line="240" w:lineRule="auto"/>
      </w:pPr>
      <w:r>
        <w:separator/>
      </w:r>
    </w:p>
  </w:footnote>
  <w:footnote w:type="continuationSeparator" w:id="0">
    <w:p w14:paraId="5F78C61E" w14:textId="77777777" w:rsidR="00215922" w:rsidRDefault="00215922" w:rsidP="00B34F7B">
      <w:pPr>
        <w:spacing w:after="0" w:line="240" w:lineRule="auto"/>
      </w:pPr>
      <w:r>
        <w:continuationSeparator/>
      </w:r>
    </w:p>
  </w:footnote>
  <w:footnote w:id="1">
    <w:p w14:paraId="531B5EFB" w14:textId="4EB2E166" w:rsidR="00B34F7B" w:rsidRDefault="00B34F7B">
      <w:pPr>
        <w:pStyle w:val="FootnoteText"/>
      </w:pPr>
      <w:r>
        <w:rPr>
          <w:rStyle w:val="FootnoteReference"/>
        </w:rPr>
        <w:footnoteRef/>
      </w:r>
      <w:r>
        <w:t xml:space="preserve"> The vowel can be variate.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nia Notarius">
    <w15:presenceInfo w15:providerId="AD" w15:userId="S::NotariusTM@ufs.ac.za::1eb4c747-8504-40d7-a173-21cbc4c5393e"/>
  </w15:person>
  <w15:person w15:author="Martijn N">
    <w15:presenceInfo w15:providerId="Windows Live" w15:userId="d55be6e268dc00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28"/>
    <w:rsid w:val="00003FCD"/>
    <w:rsid w:val="00012BED"/>
    <w:rsid w:val="000344AB"/>
    <w:rsid w:val="00090A02"/>
    <w:rsid w:val="000B6477"/>
    <w:rsid w:val="000C0E28"/>
    <w:rsid w:val="000F3208"/>
    <w:rsid w:val="000F634E"/>
    <w:rsid w:val="00141BD4"/>
    <w:rsid w:val="00195B23"/>
    <w:rsid w:val="001D18D3"/>
    <w:rsid w:val="00214A62"/>
    <w:rsid w:val="00215922"/>
    <w:rsid w:val="00223138"/>
    <w:rsid w:val="00224AEA"/>
    <w:rsid w:val="0022673C"/>
    <w:rsid w:val="00230C95"/>
    <w:rsid w:val="00293D12"/>
    <w:rsid w:val="002B1F35"/>
    <w:rsid w:val="002F63A9"/>
    <w:rsid w:val="003755AC"/>
    <w:rsid w:val="00375FAD"/>
    <w:rsid w:val="003D7B66"/>
    <w:rsid w:val="003E3EF5"/>
    <w:rsid w:val="004265C2"/>
    <w:rsid w:val="00444203"/>
    <w:rsid w:val="004B64A5"/>
    <w:rsid w:val="004F2B53"/>
    <w:rsid w:val="004F369E"/>
    <w:rsid w:val="005206B4"/>
    <w:rsid w:val="00565885"/>
    <w:rsid w:val="005801EE"/>
    <w:rsid w:val="00583826"/>
    <w:rsid w:val="005F728A"/>
    <w:rsid w:val="00611B79"/>
    <w:rsid w:val="006213B4"/>
    <w:rsid w:val="00662198"/>
    <w:rsid w:val="0067665D"/>
    <w:rsid w:val="006866EC"/>
    <w:rsid w:val="006C6CE6"/>
    <w:rsid w:val="00710EC7"/>
    <w:rsid w:val="00712E87"/>
    <w:rsid w:val="00785F79"/>
    <w:rsid w:val="00794969"/>
    <w:rsid w:val="007D7978"/>
    <w:rsid w:val="007E26E8"/>
    <w:rsid w:val="0082728D"/>
    <w:rsid w:val="00887ABD"/>
    <w:rsid w:val="00891B88"/>
    <w:rsid w:val="008A7CC3"/>
    <w:rsid w:val="008B48D9"/>
    <w:rsid w:val="008F4982"/>
    <w:rsid w:val="00943B3D"/>
    <w:rsid w:val="009850D6"/>
    <w:rsid w:val="00992EFE"/>
    <w:rsid w:val="009D185C"/>
    <w:rsid w:val="009E23F4"/>
    <w:rsid w:val="009F59A3"/>
    <w:rsid w:val="00A10C4E"/>
    <w:rsid w:val="00A334F6"/>
    <w:rsid w:val="00A35195"/>
    <w:rsid w:val="00A72DA0"/>
    <w:rsid w:val="00A95938"/>
    <w:rsid w:val="00AE655E"/>
    <w:rsid w:val="00B03B25"/>
    <w:rsid w:val="00B15DDC"/>
    <w:rsid w:val="00B34F7B"/>
    <w:rsid w:val="00B37E05"/>
    <w:rsid w:val="00B52304"/>
    <w:rsid w:val="00C143E2"/>
    <w:rsid w:val="00C24D09"/>
    <w:rsid w:val="00C46BFA"/>
    <w:rsid w:val="00C920E9"/>
    <w:rsid w:val="00C931C4"/>
    <w:rsid w:val="00C93584"/>
    <w:rsid w:val="00CF3BB8"/>
    <w:rsid w:val="00D71809"/>
    <w:rsid w:val="00D84EEB"/>
    <w:rsid w:val="00DB5780"/>
    <w:rsid w:val="00DC7C19"/>
    <w:rsid w:val="00DD6493"/>
    <w:rsid w:val="00E10DEE"/>
    <w:rsid w:val="00E62FE4"/>
    <w:rsid w:val="00E63832"/>
    <w:rsid w:val="00E6723F"/>
    <w:rsid w:val="00E80769"/>
    <w:rsid w:val="00E9703D"/>
    <w:rsid w:val="00F35AFE"/>
    <w:rsid w:val="00F76CDB"/>
    <w:rsid w:val="00FC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F2336"/>
  <w15:chartTrackingRefBased/>
  <w15:docId w15:val="{8116D12C-9CDE-4F2F-90CD-079DF42C1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5801E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24A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4A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4A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4A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4AEA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4F7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4F7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34F7B"/>
    <w:rPr>
      <w:vertAlign w:val="superscript"/>
    </w:rPr>
  </w:style>
  <w:style w:type="paragraph" w:styleId="ListParagraph">
    <w:name w:val="List Paragraph"/>
    <w:basedOn w:val="Normal"/>
    <w:uiPriority w:val="34"/>
    <w:qFormat/>
    <w:rsid w:val="00E970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70F72-3E63-40B4-AE65-18B3F9840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6</Pages>
  <Words>1242</Words>
  <Characters>7083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Martijn N</dc:creator>
  <cp:keywords/>
  <dc:description/>
  <cp:lastModifiedBy>Martijn N</cp:lastModifiedBy>
  <cp:revision>24</cp:revision>
  <dcterms:created xsi:type="dcterms:W3CDTF">2025-01-22T15:01:00Z</dcterms:created>
  <dcterms:modified xsi:type="dcterms:W3CDTF">2026-02-16T10:02:00Z</dcterms:modified>
</cp:coreProperties>
</file>